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6640313A" w:rsidR="009718DE" w:rsidRPr="00CF7C84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/>
          <w:b/>
          <w:color w:val="1F4E79"/>
          <w:sz w:val="28"/>
        </w:rPr>
        <w:t>[</w:t>
      </w:r>
      <w:ins w:id="0" w:author="LAVINIA" w:date="2026-10-15T19:08:00Z">
        <w:r w:rsidR="00D86BA5" w:rsidRPr="00D86BA5">
          <w:rPr>
            <w:rFonts w:ascii="Times New Roman" w:hAnsi="Times New Roman"/>
            <w:b/>
            <w:color w:val="1F4E79"/>
            <w:sz w:val="28"/>
          </w:rPr>
          <w:t>TI Verde e a obsolescência programada: impactos na geração de lixo eletrônico</w:t>
        </w:r>
      </w:ins>
      <w:del w:id="1" w:author="LAVINIA" w:date="2026-10-15T19:08:00Z">
        <w:r w:rsidDel="00D86BA5">
          <w:rPr>
            <w:rFonts w:ascii="Times New Roman" w:hAnsi="Times New Roman"/>
            <w:b/>
            <w:color w:val="1F4E79"/>
            <w:sz w:val="28"/>
          </w:rPr>
          <w:delText>COLE AQUI O TÍTULO FINAL DO TRABALHO]</w:delText>
        </w:r>
      </w:del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2"/>
    </w:p>
    <w:p w14:paraId="66041129" w14:textId="10A1C5D8" w:rsidR="0072291A" w:rsidRPr="00CF7C84" w:rsidDel="00CF65BF" w:rsidRDefault="006D5DF8" w:rsidP="0072291A">
      <w:pPr>
        <w:spacing w:after="0" w:line="240" w:lineRule="auto"/>
        <w:ind w:firstLine="709"/>
        <w:jc w:val="right"/>
        <w:rPr>
          <w:del w:id="3" w:author="LAVINIA" w:date="2026-10-15T19:15:00Z"/>
          <w:rFonts w:ascii="Times New Roman" w:hAnsi="Times New Roman" w:cs="Times New Roman"/>
          <w:sz w:val="24"/>
          <w:szCs w:val="24"/>
        </w:rPr>
      </w:pPr>
      <w:ins w:id="4" w:author="Isabella" w:date="2026-10-06T19:05:00Z">
        <w:del w:id="5" w:author="LAVINIA" w:date="2026-10-15T19:15:00Z">
          <w:r w:rsidDel="00CF65BF">
            <w:rPr>
              <w:rFonts w:ascii="Times New Roman" w:hAnsi="Times New Roman" w:cs="Times New Roman"/>
              <w:color w:val="1F4E79"/>
              <w:sz w:val="24"/>
              <w:szCs w:val="24"/>
            </w:rPr>
            <w:delText>ISABELLA LUIZA DOS SANTOS SOUZA, E</w:delText>
          </w:r>
        </w:del>
      </w:ins>
      <w:ins w:id="6" w:author="Isabella" w:date="2026-10-06T19:11:00Z">
        <w:del w:id="7" w:author="LAVINIA" w:date="2026-10-15T19:15:00Z">
          <w:r w:rsidDel="00CF65BF">
            <w:rPr>
              <w:rFonts w:ascii="Times New Roman" w:hAnsi="Times New Roman" w:cs="Times New Roman"/>
              <w:color w:val="1F4E79"/>
              <w:sz w:val="24"/>
              <w:szCs w:val="24"/>
            </w:rPr>
            <w:delText>SPECIALISTA.</w:delText>
          </w:r>
        </w:del>
      </w:ins>
      <w:del w:id="8" w:author="LAVINIA" w:date="2026-10-15T19:15:00Z">
        <w:r w:rsidR="0072291A" w:rsidRPr="00CF7C84" w:rsidDel="00CF65BF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ORIENTADOR E TITULAÇÃO]</w:delText>
        </w:r>
        <w:r w:rsidR="0072291A" w:rsidRPr="00CF7C84" w:rsidDel="00CF65BF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1"/>
        </w:r>
      </w:del>
    </w:p>
    <w:p w14:paraId="1645721A" w14:textId="77777777" w:rsidR="00CF65BF" w:rsidRDefault="00595417" w:rsidP="0072291A">
      <w:pPr>
        <w:spacing w:after="0" w:line="240" w:lineRule="auto"/>
        <w:ind w:firstLine="709"/>
        <w:jc w:val="right"/>
        <w:rPr>
          <w:ins w:id="42" w:author="LAVINIA" w:date="2026-10-15T19:15:00Z"/>
          <w:rFonts w:ascii="Times New Roman" w:hAnsi="Times New Roman" w:cs="Times New Roman"/>
          <w:color w:val="1F4E79"/>
          <w:sz w:val="24"/>
          <w:szCs w:val="24"/>
        </w:rPr>
      </w:pPr>
      <w:del w:id="43" w:author="LAVINIA" w:date="2026-10-15T19:14:00Z">
        <w:r w:rsidRPr="00CF7C84" w:rsidDel="00D86BA5">
          <w:rPr>
            <w:rFonts w:ascii="Times New Roman" w:hAnsi="Times New Roman" w:cs="Times New Roman"/>
            <w:color w:val="1F4E79"/>
            <w:sz w:val="24"/>
            <w:szCs w:val="24"/>
          </w:rPr>
          <w:delText xml:space="preserve">[NOME </w:delText>
        </w:r>
      </w:del>
      <w:ins w:id="44" w:author="LAVINIA" w:date="2026-10-15T19:13:00Z">
        <w:r w:rsidR="00D86BA5">
          <w:rPr>
            <w:rFonts w:ascii="Times New Roman" w:hAnsi="Times New Roman" w:cs="Times New Roman"/>
            <w:color w:val="1F4E79"/>
            <w:sz w:val="24"/>
            <w:szCs w:val="24"/>
          </w:rPr>
          <w:t>L</w:t>
        </w:r>
      </w:ins>
      <w:ins w:id="45" w:author="LAVINIA" w:date="2026-10-15T19:15:00Z">
        <w:r w:rsidR="00CF65BF">
          <w:rPr>
            <w:rFonts w:ascii="Times New Roman" w:hAnsi="Times New Roman" w:cs="Times New Roman"/>
            <w:color w:val="1F4E79"/>
            <w:sz w:val="24"/>
            <w:szCs w:val="24"/>
          </w:rPr>
          <w:t>ívia Freixo</w:t>
        </w:r>
      </w:ins>
    </w:p>
    <w:p w14:paraId="2374477F" w14:textId="013702C6" w:rsidR="00D86BA5" w:rsidRDefault="00CF65BF" w:rsidP="0072291A">
      <w:pPr>
        <w:spacing w:after="0" w:line="240" w:lineRule="auto"/>
        <w:ind w:firstLine="709"/>
        <w:jc w:val="right"/>
        <w:rPr>
          <w:ins w:id="46" w:author="LAVINIA" w:date="2026-10-15T19:14:00Z"/>
          <w:rFonts w:ascii="Times New Roman" w:hAnsi="Times New Roman" w:cs="Times New Roman"/>
          <w:color w:val="1F4E79"/>
          <w:sz w:val="24"/>
          <w:szCs w:val="24"/>
        </w:rPr>
      </w:pPr>
      <w:ins w:id="47" w:author="LAVINIA" w:date="2026-10-15T19:15:00Z">
        <w:r>
          <w:rPr>
            <w:rFonts w:ascii="Times New Roman" w:hAnsi="Times New Roman" w:cs="Times New Roman"/>
            <w:color w:val="1F4E79"/>
            <w:sz w:val="24"/>
            <w:szCs w:val="24"/>
          </w:rPr>
          <w:t>L</w:t>
        </w:r>
      </w:ins>
      <w:ins w:id="48" w:author="LAVINIA" w:date="2026-10-15T19:13:00Z">
        <w:r w:rsidR="00D86BA5">
          <w:rPr>
            <w:rFonts w:ascii="Times New Roman" w:hAnsi="Times New Roman" w:cs="Times New Roman"/>
            <w:color w:val="1F4E79"/>
            <w:sz w:val="24"/>
            <w:szCs w:val="24"/>
          </w:rPr>
          <w:t>avínia N</w:t>
        </w:r>
      </w:ins>
      <w:ins w:id="49" w:author="LAVINIA" w:date="2026-10-15T19:14:00Z">
        <w:r w:rsidR="00D86BA5">
          <w:rPr>
            <w:rFonts w:ascii="Times New Roman" w:hAnsi="Times New Roman" w:cs="Times New Roman"/>
            <w:color w:val="1F4E79"/>
            <w:sz w:val="24"/>
            <w:szCs w:val="24"/>
          </w:rPr>
          <w:t>unes Mesquita</w:t>
        </w:r>
      </w:ins>
    </w:p>
    <w:p w14:paraId="236A7A2E" w14:textId="5BEDC789" w:rsidR="00D86BA5" w:rsidRDefault="00D86BA5" w:rsidP="0072291A">
      <w:pPr>
        <w:spacing w:after="0" w:line="240" w:lineRule="auto"/>
        <w:ind w:firstLine="709"/>
        <w:jc w:val="right"/>
        <w:rPr>
          <w:ins w:id="50" w:author="LAVINIA" w:date="2026-10-15T19:14:00Z"/>
          <w:rFonts w:ascii="Times New Roman" w:hAnsi="Times New Roman" w:cs="Times New Roman"/>
          <w:color w:val="1F4E79"/>
          <w:sz w:val="24"/>
          <w:szCs w:val="24"/>
        </w:rPr>
      </w:pPr>
      <w:ins w:id="51" w:author="LAVINIA" w:date="2026-10-15T19:14:00Z">
        <w:r>
          <w:rPr>
            <w:rFonts w:ascii="Times New Roman" w:hAnsi="Times New Roman" w:cs="Times New Roman"/>
            <w:color w:val="1F4E79"/>
            <w:sz w:val="24"/>
            <w:szCs w:val="24"/>
          </w:rPr>
          <w:t>Ma</w:t>
        </w:r>
        <w:r w:rsidR="00CF65BF">
          <w:rPr>
            <w:rFonts w:ascii="Times New Roman" w:hAnsi="Times New Roman" w:cs="Times New Roman"/>
            <w:color w:val="1F4E79"/>
            <w:sz w:val="24"/>
            <w:szCs w:val="24"/>
          </w:rPr>
          <w:t xml:space="preserve">yara Marinho de Souza </w:t>
        </w:r>
      </w:ins>
    </w:p>
    <w:p w14:paraId="4C0CAB1C" w14:textId="3B6B1814" w:rsidR="00CF65BF" w:rsidRDefault="00CF65BF" w:rsidP="0072291A">
      <w:pPr>
        <w:spacing w:after="0" w:line="240" w:lineRule="auto"/>
        <w:ind w:firstLine="709"/>
        <w:jc w:val="right"/>
        <w:rPr>
          <w:ins w:id="52" w:author="LAVINIA" w:date="2026-10-15T19:14:00Z"/>
          <w:rFonts w:ascii="Times New Roman" w:hAnsi="Times New Roman" w:cs="Times New Roman"/>
          <w:color w:val="1F4E79"/>
          <w:sz w:val="24"/>
          <w:szCs w:val="24"/>
        </w:rPr>
      </w:pPr>
      <w:ins w:id="53" w:author="LAVINIA" w:date="2026-10-15T19:14:00Z">
        <w:r>
          <w:rPr>
            <w:rFonts w:ascii="Times New Roman" w:hAnsi="Times New Roman" w:cs="Times New Roman"/>
            <w:color w:val="1F4E79"/>
            <w:sz w:val="24"/>
            <w:szCs w:val="24"/>
          </w:rPr>
          <w:t>Mariana Carneiro Silva</w:t>
        </w:r>
      </w:ins>
    </w:p>
    <w:p w14:paraId="16878259" w14:textId="36E58442" w:rsidR="00CF65BF" w:rsidRDefault="00CF65BF" w:rsidP="0072291A">
      <w:pPr>
        <w:spacing w:after="0" w:line="240" w:lineRule="auto"/>
        <w:ind w:firstLine="709"/>
        <w:jc w:val="right"/>
        <w:rPr>
          <w:ins w:id="54" w:author="LAVINIA" w:date="2026-10-15T19:14:00Z"/>
          <w:rFonts w:ascii="Times New Roman" w:hAnsi="Times New Roman" w:cs="Times New Roman"/>
          <w:color w:val="1F4E79"/>
          <w:sz w:val="24"/>
          <w:szCs w:val="24"/>
        </w:rPr>
      </w:pPr>
      <w:ins w:id="55" w:author="LAVINIA" w:date="2026-10-15T19:14:00Z">
        <w:r>
          <w:rPr>
            <w:rFonts w:ascii="Times New Roman" w:hAnsi="Times New Roman" w:cs="Times New Roman"/>
            <w:color w:val="1F4E79"/>
            <w:sz w:val="24"/>
            <w:szCs w:val="24"/>
          </w:rPr>
          <w:t>Raya</w:t>
        </w:r>
      </w:ins>
      <w:ins w:id="56" w:author="LAVINIA" w:date="2026-10-15T19:15:00Z">
        <w:r>
          <w:rPr>
            <w:rFonts w:ascii="Times New Roman" w:hAnsi="Times New Roman" w:cs="Times New Roman"/>
            <w:color w:val="1F4E79"/>
            <w:sz w:val="24"/>
            <w:szCs w:val="24"/>
          </w:rPr>
          <w:t>ne Andrade Faustino</w:t>
        </w:r>
      </w:ins>
    </w:p>
    <w:p w14:paraId="4513413D" w14:textId="4553D3AF" w:rsidR="00FC70D8" w:rsidRPr="00CF7C84" w:rsidDel="00CF65BF" w:rsidRDefault="00595417" w:rsidP="0072291A">
      <w:pPr>
        <w:spacing w:after="0" w:line="240" w:lineRule="auto"/>
        <w:ind w:firstLine="709"/>
        <w:jc w:val="right"/>
        <w:rPr>
          <w:del w:id="57" w:author="LAVINIA" w:date="2026-10-15T19:15:00Z"/>
          <w:rFonts w:ascii="Times New Roman" w:hAnsi="Times New Roman" w:cs="Times New Roman"/>
          <w:sz w:val="24"/>
          <w:szCs w:val="24"/>
        </w:rPr>
      </w:pPr>
      <w:del w:id="58" w:author="LAVINIA" w:date="2026-10-15T19:15:00Z">
        <w:r w:rsidRPr="00CF7C84" w:rsidDel="00CF65BF">
          <w:rPr>
            <w:rFonts w:ascii="Times New Roman" w:hAnsi="Times New Roman" w:cs="Times New Roman"/>
            <w:color w:val="1F4E79"/>
            <w:sz w:val="24"/>
            <w:szCs w:val="24"/>
          </w:rPr>
          <w:delText>COMPLETO DO ALUNO 1]</w:delText>
        </w:r>
        <w:r w:rsidR="00FC70D8" w:rsidRPr="00CF7C84" w:rsidDel="00CF65BF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2"/>
        </w:r>
      </w:del>
    </w:p>
    <w:p w14:paraId="0EBA97DB" w14:textId="2B946A92" w:rsidR="00595417" w:rsidRPr="00CF7C84" w:rsidDel="00CF65BF" w:rsidRDefault="00595417" w:rsidP="00A866D7">
      <w:pPr>
        <w:spacing w:after="0" w:line="240" w:lineRule="auto"/>
        <w:ind w:firstLine="709"/>
        <w:jc w:val="right"/>
        <w:rPr>
          <w:del w:id="65" w:author="LAVINIA" w:date="2026-10-15T19:15:00Z"/>
          <w:rFonts w:ascii="Times New Roman" w:hAnsi="Times New Roman" w:cs="Times New Roman"/>
          <w:sz w:val="24"/>
          <w:szCs w:val="24"/>
        </w:rPr>
      </w:pPr>
      <w:del w:id="66" w:author="LAVINIA" w:date="2026-10-15T19:15:00Z">
        <w:r w:rsidRPr="00CF7C84" w:rsidDel="00CF65BF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2 OU EXCLUIR ESTA LINHA]</w:delText>
        </w:r>
        <w:r w:rsidRPr="00CF7C84" w:rsidDel="00CF65BF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3"/>
        </w:r>
      </w:del>
    </w:p>
    <w:p w14:paraId="2760661B" w14:textId="425AE152" w:rsidR="00595417" w:rsidRPr="00CF7C84" w:rsidDel="00CF65BF" w:rsidRDefault="00595417" w:rsidP="00A866D7">
      <w:pPr>
        <w:spacing w:after="0" w:line="240" w:lineRule="auto"/>
        <w:ind w:firstLine="709"/>
        <w:jc w:val="right"/>
        <w:rPr>
          <w:del w:id="72" w:author="LAVINIA" w:date="2026-10-15T19:15:00Z"/>
          <w:rFonts w:ascii="Times New Roman" w:hAnsi="Times New Roman" w:cs="Times New Roman"/>
          <w:sz w:val="24"/>
          <w:szCs w:val="24"/>
        </w:rPr>
      </w:pPr>
      <w:del w:id="73" w:author="LAVINIA" w:date="2026-10-15T19:15:00Z">
        <w:r w:rsidRPr="00CF7C84" w:rsidDel="00CF65BF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3 OU EXCLUIR ESTA LINHA]</w:delText>
        </w:r>
        <w:r w:rsidRPr="00CF7C84" w:rsidDel="00CF65BF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4"/>
        </w:r>
        <w:commentRangeEnd w:id="2"/>
        <w:r w:rsidR="001736FF" w:rsidDel="00CF65BF">
          <w:rPr>
            <w:rStyle w:val="Refdecomentrio"/>
            <w:rFonts w:ascii="Times New Roman" w:hAnsi="Times New Roman"/>
            <w:sz w:val="24"/>
          </w:rPr>
          <w:commentReference w:id="2"/>
        </w:r>
      </w:del>
    </w:p>
    <w:p w14:paraId="3839E077" w14:textId="3382DF6E" w:rsidR="00595417" w:rsidRPr="00CF7C84" w:rsidDel="00CF65BF" w:rsidRDefault="00595417" w:rsidP="00FC70D8">
      <w:pPr>
        <w:spacing w:after="0" w:line="240" w:lineRule="auto"/>
        <w:ind w:firstLine="709"/>
        <w:jc w:val="right"/>
        <w:rPr>
          <w:del w:id="79" w:author="LAVINIA" w:date="2026-10-15T19:15:00Z"/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4708DB" w:rsidDel="006D5DF8" w:rsidRDefault="00A866D7" w:rsidP="00AD1B1B">
      <w:pPr>
        <w:spacing w:after="0" w:line="240" w:lineRule="auto"/>
        <w:jc w:val="both"/>
        <w:rPr>
          <w:del w:id="80" w:author="Isabella" w:date="2026-10-06T19:05:00Z"/>
          <w:rFonts w:ascii="Times New Roman" w:hAnsi="Times New Roman" w:cs="Times New Roman"/>
          <w:b/>
          <w:sz w:val="24"/>
          <w:szCs w:val="24"/>
        </w:rPr>
      </w:pPr>
      <w:commentRangeStart w:id="81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81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81"/>
      </w:r>
    </w:p>
    <w:p w14:paraId="548185A3" w14:textId="77777777" w:rsidR="00CF7C84" w:rsidRPr="00CF7C84" w:rsidDel="006D5DF8" w:rsidRDefault="00CF7C84" w:rsidP="00AD1B1B">
      <w:pPr>
        <w:spacing w:after="0" w:line="240" w:lineRule="auto"/>
        <w:jc w:val="both"/>
        <w:rPr>
          <w:del w:id="82" w:author="Isabella" w:date="2026-10-06T19:05:00Z"/>
          <w:rFonts w:ascii="Times New Roman" w:hAnsi="Times New Roman" w:cs="Times New Roman"/>
          <w:b/>
          <w:sz w:val="24"/>
          <w:szCs w:val="24"/>
        </w:rPr>
      </w:pPr>
    </w:p>
    <w:p w14:paraId="34B35C49" w14:textId="77777777" w:rsidR="001D339D" w:rsidRPr="001D339D" w:rsidRDefault="00AE49E2" w:rsidP="001D339D">
      <w:pPr>
        <w:spacing w:after="0" w:line="240" w:lineRule="auto"/>
        <w:jc w:val="both"/>
        <w:rPr>
          <w:ins w:id="83" w:author="LAVINIA" w:date="2026-10-15T19:33:00Z"/>
          <w:rFonts w:ascii="Times New Roman" w:hAnsi="Times New Roman"/>
          <w:b/>
          <w:color w:val="1F4E79"/>
          <w:sz w:val="24"/>
        </w:rPr>
      </w:pPr>
      <w:del w:id="84" w:author="Isabella" w:date="2026-10-06T19:05:00Z">
        <w:r w:rsidDel="006D5DF8">
          <w:rPr>
            <w:rFonts w:ascii="Times New Roman" w:hAnsi="Times New Roman"/>
            <w:b/>
            <w:color w:val="C00000"/>
            <w:sz w:val="24"/>
          </w:rPr>
          <w:delText xml:space="preserve">INSTRUÇÃO: </w:delText>
        </w:r>
        <w:r w:rsidDel="006D5DF8">
          <w:rPr>
            <w:rFonts w:ascii="Times New Roman" w:hAnsi="Times New Roman"/>
            <w:i/>
            <w:color w:val="C00000"/>
            <w:sz w:val="24"/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>
        <w:rPr>
          <w:rFonts w:ascii="Times New Roman" w:hAnsi="Times New Roman"/>
          <w:i/>
          <w:color w:val="C00000"/>
          <w:sz w:val="24"/>
        </w:rPr>
        <w:br/>
      </w:r>
      <w:r>
        <w:rPr>
          <w:rFonts w:ascii="Times New Roman" w:hAnsi="Times New Roman"/>
          <w:i/>
          <w:color w:val="C00000"/>
          <w:sz w:val="24"/>
        </w:rPr>
        <w:br/>
      </w:r>
      <w:ins w:id="85" w:author="LAVINIA" w:date="2026-10-15T19:33:00Z">
        <w:r w:rsidR="001D339D" w:rsidRPr="001D339D">
          <w:rPr>
            <w:rFonts w:ascii="Times New Roman" w:hAnsi="Times New Roman"/>
            <w:b/>
            <w:color w:val="1F4E79"/>
            <w:sz w:val="24"/>
          </w:rPr>
          <w:t xml:space="preserve">Introdução </w:t>
        </w:r>
      </w:ins>
    </w:p>
    <w:p w14:paraId="5FE834EF" w14:textId="77777777" w:rsidR="001D339D" w:rsidRPr="001D339D" w:rsidRDefault="001D339D" w:rsidP="001D339D">
      <w:pPr>
        <w:spacing w:after="0" w:line="240" w:lineRule="auto"/>
        <w:jc w:val="both"/>
        <w:rPr>
          <w:ins w:id="86" w:author="LAVINIA" w:date="2026-10-15T19:33:00Z"/>
          <w:rFonts w:ascii="Times New Roman" w:hAnsi="Times New Roman"/>
          <w:b/>
          <w:color w:val="1F4E79"/>
          <w:sz w:val="24"/>
        </w:rPr>
      </w:pPr>
    </w:p>
    <w:p w14:paraId="6A439B8C" w14:textId="77777777" w:rsidR="001D339D" w:rsidRPr="001D339D" w:rsidRDefault="001D339D" w:rsidP="001D339D">
      <w:pPr>
        <w:spacing w:after="0" w:line="240" w:lineRule="auto"/>
        <w:jc w:val="both"/>
        <w:rPr>
          <w:ins w:id="87" w:author="LAVINIA" w:date="2026-10-15T19:33:00Z"/>
          <w:rFonts w:ascii="Times New Roman" w:hAnsi="Times New Roman"/>
          <w:b/>
          <w:color w:val="1F4E79"/>
          <w:sz w:val="24"/>
        </w:rPr>
      </w:pPr>
      <w:ins w:id="88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>Frequentemente pessoas considerarem seus smartfones “obsoletos”, pela valorização de novos modelos, reduzindo o tempo de utilização dos equipamentos (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ORAEeet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al.,2024). </w:t>
        </w:r>
      </w:ins>
    </w:p>
    <w:p w14:paraId="3EB34B30" w14:textId="77777777" w:rsidR="001D339D" w:rsidRPr="001D339D" w:rsidRDefault="001D339D" w:rsidP="001D339D">
      <w:pPr>
        <w:spacing w:after="0" w:line="240" w:lineRule="auto"/>
        <w:jc w:val="both"/>
        <w:rPr>
          <w:ins w:id="89" w:author="LAVINIA" w:date="2026-10-15T19:33:00Z"/>
          <w:rFonts w:ascii="Times New Roman" w:hAnsi="Times New Roman"/>
          <w:b/>
          <w:color w:val="1F4E79"/>
          <w:sz w:val="24"/>
        </w:rPr>
      </w:pPr>
    </w:p>
    <w:p w14:paraId="7F58378A" w14:textId="77777777" w:rsidR="001D339D" w:rsidRPr="001D339D" w:rsidRDefault="001D339D" w:rsidP="001D339D">
      <w:pPr>
        <w:spacing w:after="0" w:line="240" w:lineRule="auto"/>
        <w:jc w:val="both"/>
        <w:rPr>
          <w:ins w:id="90" w:author="LAVINIA" w:date="2026-10-15T19:33:00Z"/>
          <w:rFonts w:ascii="Times New Roman" w:hAnsi="Times New Roman"/>
          <w:b/>
          <w:color w:val="1F4E79"/>
          <w:sz w:val="24"/>
        </w:rPr>
      </w:pPr>
      <w:ins w:id="91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Logo, este artigo visa evidenciar o problema da geração de lixo eletrônico decorrente da cultura da obsolescência programada, discutindo a relação entre a substituição de equipamentos eletrônicos e seus impactos ambientais, considerando também a responsabilidade das empresas nesse processo. </w:t>
        </w:r>
      </w:ins>
    </w:p>
    <w:p w14:paraId="7657B7CB" w14:textId="77777777" w:rsidR="001D339D" w:rsidRPr="001D339D" w:rsidRDefault="001D339D" w:rsidP="001D339D">
      <w:pPr>
        <w:spacing w:after="0" w:line="240" w:lineRule="auto"/>
        <w:jc w:val="both"/>
        <w:rPr>
          <w:ins w:id="92" w:author="LAVINIA" w:date="2026-10-15T19:33:00Z"/>
          <w:rFonts w:ascii="Times New Roman" w:hAnsi="Times New Roman"/>
          <w:b/>
          <w:color w:val="1F4E79"/>
          <w:sz w:val="24"/>
        </w:rPr>
      </w:pPr>
    </w:p>
    <w:p w14:paraId="1E32E0F5" w14:textId="77777777" w:rsidR="001D339D" w:rsidRPr="001D339D" w:rsidRDefault="001D339D" w:rsidP="001D339D">
      <w:pPr>
        <w:spacing w:after="0" w:line="240" w:lineRule="auto"/>
        <w:jc w:val="both"/>
        <w:rPr>
          <w:ins w:id="93" w:author="LAVINIA" w:date="2026-10-15T19:33:00Z"/>
          <w:rFonts w:ascii="Times New Roman" w:hAnsi="Times New Roman"/>
          <w:b/>
          <w:color w:val="1F4E79"/>
          <w:sz w:val="24"/>
        </w:rPr>
      </w:pPr>
      <w:ins w:id="94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Metodologia </w:t>
        </w:r>
      </w:ins>
    </w:p>
    <w:p w14:paraId="20ECD45F" w14:textId="77777777" w:rsidR="001D339D" w:rsidRPr="001D339D" w:rsidRDefault="001D339D" w:rsidP="001D339D">
      <w:pPr>
        <w:spacing w:after="0" w:line="240" w:lineRule="auto"/>
        <w:jc w:val="both"/>
        <w:rPr>
          <w:ins w:id="95" w:author="LAVINIA" w:date="2026-10-15T19:33:00Z"/>
          <w:rFonts w:ascii="Times New Roman" w:hAnsi="Times New Roman"/>
          <w:b/>
          <w:color w:val="1F4E79"/>
          <w:sz w:val="24"/>
        </w:rPr>
      </w:pPr>
    </w:p>
    <w:p w14:paraId="389C1149" w14:textId="77777777" w:rsidR="001D339D" w:rsidRPr="001D339D" w:rsidRDefault="001D339D" w:rsidP="001D339D">
      <w:pPr>
        <w:spacing w:after="0" w:line="240" w:lineRule="auto"/>
        <w:jc w:val="both"/>
        <w:rPr>
          <w:ins w:id="96" w:author="LAVINIA" w:date="2026-10-15T19:33:00Z"/>
          <w:rFonts w:ascii="Times New Roman" w:hAnsi="Times New Roman"/>
          <w:b/>
          <w:color w:val="1F4E79"/>
          <w:sz w:val="24"/>
        </w:rPr>
      </w:pPr>
      <w:ins w:id="97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Foi feita uma revisão de trabalhos já existentes sobre o assunto, a partir da leitura e análise dos artigos acadêmicos relacionados à obsolescência programada, ao consumo, à sustentabilidade, à tecnologia da informação e à geração de resíduos eletrônicos. </w:t>
        </w:r>
      </w:ins>
    </w:p>
    <w:p w14:paraId="564FF004" w14:textId="77777777" w:rsidR="001D339D" w:rsidRPr="001D339D" w:rsidRDefault="001D339D" w:rsidP="001D339D">
      <w:pPr>
        <w:spacing w:after="0" w:line="240" w:lineRule="auto"/>
        <w:jc w:val="both"/>
        <w:rPr>
          <w:ins w:id="98" w:author="LAVINIA" w:date="2026-10-15T19:33:00Z"/>
          <w:rFonts w:ascii="Times New Roman" w:hAnsi="Times New Roman"/>
          <w:b/>
          <w:color w:val="1F4E79"/>
          <w:sz w:val="24"/>
        </w:rPr>
      </w:pPr>
      <w:ins w:id="99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 pesquisa considerou documentos publicados entre novembro de 2020 e 2024, conforme definido para a pesquisa. Existem diversos materiais relacionados ao tema e, para uma busca melhor e mais assertiva, utilizando Google Acadêmico e bases de pesquisa acadêmica. Empregados termos como “obsolescência programada”, “lixo eletrônico”, “TI Verde e impactos ambientais”. Depois os trabalhos foram selecionados de acordo com a relação deles com o problema de pesquisa e com os objetivos do artigo. </w:t>
        </w:r>
      </w:ins>
    </w:p>
    <w:p w14:paraId="53B7A2C4" w14:textId="77777777" w:rsidR="001D339D" w:rsidRPr="001D339D" w:rsidRDefault="001D339D" w:rsidP="001D339D">
      <w:pPr>
        <w:spacing w:after="0" w:line="240" w:lineRule="auto"/>
        <w:jc w:val="both"/>
        <w:rPr>
          <w:ins w:id="100" w:author="LAVINIA" w:date="2026-10-15T19:33:00Z"/>
          <w:rFonts w:ascii="Times New Roman" w:hAnsi="Times New Roman"/>
          <w:b/>
          <w:color w:val="1F4E79"/>
          <w:sz w:val="24"/>
        </w:rPr>
      </w:pPr>
    </w:p>
    <w:p w14:paraId="46EC26D3" w14:textId="77777777" w:rsidR="001D339D" w:rsidRPr="001D339D" w:rsidRDefault="001D339D" w:rsidP="001D339D">
      <w:pPr>
        <w:spacing w:after="0" w:line="240" w:lineRule="auto"/>
        <w:jc w:val="both"/>
        <w:rPr>
          <w:ins w:id="101" w:author="LAVINIA" w:date="2026-10-15T19:33:00Z"/>
          <w:rFonts w:ascii="Times New Roman" w:hAnsi="Times New Roman"/>
          <w:b/>
          <w:color w:val="1F4E79"/>
          <w:sz w:val="24"/>
        </w:rPr>
      </w:pPr>
      <w:ins w:id="102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 análise dos estudos estrutura-se em dois eixos principais: </w:t>
        </w:r>
      </w:ins>
    </w:p>
    <w:p w14:paraId="6C9A3C86" w14:textId="77777777" w:rsidR="001D339D" w:rsidRPr="001D339D" w:rsidRDefault="001D339D" w:rsidP="001D339D">
      <w:pPr>
        <w:spacing w:after="0" w:line="240" w:lineRule="auto"/>
        <w:jc w:val="both"/>
        <w:rPr>
          <w:ins w:id="103" w:author="LAVINIA" w:date="2026-10-15T19:33:00Z"/>
          <w:rFonts w:ascii="Times New Roman" w:hAnsi="Times New Roman"/>
          <w:b/>
          <w:color w:val="1F4E79"/>
          <w:sz w:val="24"/>
        </w:rPr>
      </w:pPr>
      <w:ins w:id="104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Eixo 1: obsolescência programada, consumo e substituição dos produtos. </w:t>
        </w:r>
      </w:ins>
    </w:p>
    <w:p w14:paraId="7410D2A5" w14:textId="77777777" w:rsidR="001D339D" w:rsidRPr="001D339D" w:rsidRDefault="001D339D" w:rsidP="001D339D">
      <w:pPr>
        <w:spacing w:after="0" w:line="240" w:lineRule="auto"/>
        <w:jc w:val="both"/>
        <w:rPr>
          <w:ins w:id="105" w:author="LAVINIA" w:date="2026-10-15T19:33:00Z"/>
          <w:rFonts w:ascii="Times New Roman" w:hAnsi="Times New Roman"/>
          <w:b/>
          <w:color w:val="1F4E79"/>
          <w:sz w:val="24"/>
        </w:rPr>
      </w:pPr>
    </w:p>
    <w:p w14:paraId="446DE86C" w14:textId="77777777" w:rsidR="001D339D" w:rsidRPr="001D339D" w:rsidRDefault="001D339D" w:rsidP="001D339D">
      <w:pPr>
        <w:spacing w:after="0" w:line="240" w:lineRule="auto"/>
        <w:jc w:val="both"/>
        <w:rPr>
          <w:ins w:id="106" w:author="LAVINIA" w:date="2026-10-15T19:33:00Z"/>
          <w:rFonts w:ascii="Times New Roman" w:hAnsi="Times New Roman"/>
          <w:b/>
          <w:color w:val="1F4E79"/>
          <w:sz w:val="24"/>
        </w:rPr>
      </w:pPr>
      <w:ins w:id="107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Eixo 2: tecnologia, sustentabilidade e geração de lixo eletrônico.  </w:t>
        </w:r>
      </w:ins>
    </w:p>
    <w:p w14:paraId="477A410A" w14:textId="77777777" w:rsidR="001D339D" w:rsidRPr="001D339D" w:rsidRDefault="001D339D" w:rsidP="001D339D">
      <w:pPr>
        <w:spacing w:after="0" w:line="240" w:lineRule="auto"/>
        <w:jc w:val="both"/>
        <w:rPr>
          <w:ins w:id="108" w:author="LAVINIA" w:date="2026-10-15T19:33:00Z"/>
          <w:rFonts w:ascii="Times New Roman" w:hAnsi="Times New Roman"/>
          <w:b/>
          <w:color w:val="1F4E79"/>
          <w:sz w:val="24"/>
        </w:rPr>
      </w:pPr>
    </w:p>
    <w:p w14:paraId="381DF340" w14:textId="77777777" w:rsidR="001D339D" w:rsidRPr="001D339D" w:rsidRDefault="001D339D" w:rsidP="001D339D">
      <w:pPr>
        <w:spacing w:after="0" w:line="240" w:lineRule="auto"/>
        <w:jc w:val="both"/>
        <w:rPr>
          <w:ins w:id="109" w:author="LAVINIA" w:date="2026-10-15T19:33:00Z"/>
          <w:rFonts w:ascii="Times New Roman" w:hAnsi="Times New Roman"/>
          <w:b/>
          <w:color w:val="1F4E79"/>
          <w:sz w:val="24"/>
        </w:rPr>
      </w:pPr>
      <w:ins w:id="110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>A análise dos artigos evidenciou lacunas na literatura, a relação entre a obsolescência tecnológica e o lixo eletrônico, e a relevância da TI Verde na mitigação desses impactos.</w:t>
        </w:r>
      </w:ins>
    </w:p>
    <w:p w14:paraId="7009B730" w14:textId="77777777" w:rsidR="001D339D" w:rsidRPr="001D339D" w:rsidRDefault="001D339D" w:rsidP="001D339D">
      <w:pPr>
        <w:spacing w:after="0" w:line="240" w:lineRule="auto"/>
        <w:jc w:val="both"/>
        <w:rPr>
          <w:ins w:id="111" w:author="LAVINIA" w:date="2026-10-15T19:33:00Z"/>
          <w:rFonts w:ascii="Times New Roman" w:hAnsi="Times New Roman"/>
          <w:b/>
          <w:color w:val="1F4E79"/>
          <w:sz w:val="24"/>
        </w:rPr>
      </w:pPr>
    </w:p>
    <w:p w14:paraId="3FC59D94" w14:textId="77777777" w:rsidR="001D339D" w:rsidRPr="001D339D" w:rsidRDefault="001D339D" w:rsidP="001D339D">
      <w:pPr>
        <w:spacing w:after="0" w:line="240" w:lineRule="auto"/>
        <w:jc w:val="both"/>
        <w:rPr>
          <w:ins w:id="112" w:author="LAVINIA" w:date="2026-10-15T19:33:00Z"/>
          <w:rFonts w:ascii="Times New Roman" w:hAnsi="Times New Roman"/>
          <w:b/>
          <w:color w:val="1F4E79"/>
          <w:sz w:val="24"/>
        </w:rPr>
      </w:pPr>
      <w:ins w:id="113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lastRenderedPageBreak/>
          <w:t xml:space="preserve"> Obsolescência tecnológica e geração de lixo eletrônico </w:t>
        </w:r>
      </w:ins>
    </w:p>
    <w:p w14:paraId="1B3B1B66" w14:textId="77777777" w:rsidR="001D339D" w:rsidRPr="001D339D" w:rsidRDefault="001D339D" w:rsidP="001D339D">
      <w:pPr>
        <w:spacing w:after="0" w:line="240" w:lineRule="auto"/>
        <w:jc w:val="both"/>
        <w:rPr>
          <w:ins w:id="114" w:author="LAVINIA" w:date="2026-10-15T19:33:00Z"/>
          <w:rFonts w:ascii="Times New Roman" w:hAnsi="Times New Roman"/>
          <w:b/>
          <w:color w:val="1F4E79"/>
          <w:sz w:val="24"/>
        </w:rPr>
      </w:pPr>
    </w:p>
    <w:p w14:paraId="4596C95C" w14:textId="77777777" w:rsidR="001D339D" w:rsidRPr="001D339D" w:rsidRDefault="001D339D" w:rsidP="001D339D">
      <w:pPr>
        <w:spacing w:after="0" w:line="240" w:lineRule="auto"/>
        <w:jc w:val="both"/>
        <w:rPr>
          <w:ins w:id="115" w:author="LAVINIA" w:date="2026-10-15T19:33:00Z"/>
          <w:rFonts w:ascii="Times New Roman" w:hAnsi="Times New Roman"/>
          <w:b/>
          <w:color w:val="1F4E79"/>
          <w:sz w:val="24"/>
        </w:rPr>
      </w:pPr>
      <w:ins w:id="116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 relação entre obsolescência e substituição de equipamentos é observada no estudo de 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Oraee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et al. (2024), que analisou que a obsolescência prematura de celulares entre jovens adultos e identificou diferentes fatores relacionados à substituição desses aparelhos, incluindo aspectos físicos, técnicos, comportamentais e sociais. </w:t>
        </w:r>
      </w:ins>
    </w:p>
    <w:p w14:paraId="44B795D4" w14:textId="77777777" w:rsidR="001D339D" w:rsidRPr="001D339D" w:rsidRDefault="001D339D" w:rsidP="001D339D">
      <w:pPr>
        <w:spacing w:after="0" w:line="240" w:lineRule="auto"/>
        <w:jc w:val="both"/>
        <w:rPr>
          <w:ins w:id="117" w:author="LAVINIA" w:date="2026-10-15T19:33:00Z"/>
          <w:rFonts w:ascii="Times New Roman" w:hAnsi="Times New Roman"/>
          <w:b/>
          <w:color w:val="1F4E79"/>
          <w:sz w:val="24"/>
        </w:rPr>
      </w:pPr>
    </w:p>
    <w:p w14:paraId="51FBC3D3" w14:textId="77777777" w:rsidR="001D339D" w:rsidRPr="001D339D" w:rsidRDefault="001D339D" w:rsidP="001D339D">
      <w:pPr>
        <w:spacing w:after="0" w:line="240" w:lineRule="auto"/>
        <w:jc w:val="both"/>
        <w:rPr>
          <w:ins w:id="118" w:author="LAVINIA" w:date="2026-10-15T19:33:00Z"/>
          <w:rFonts w:ascii="Times New Roman" w:hAnsi="Times New Roman"/>
          <w:b/>
          <w:color w:val="1F4E79"/>
          <w:sz w:val="24"/>
        </w:rPr>
      </w:pPr>
      <w:ins w:id="119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>O estudo também apresenta alternativas para aumentar a vida útil dos dispositivos, como a possibilidade de reparos, substituição de peças de hardware dos equipamentos, a conscientização dos consumidores e mudanças nos padrões de consumo (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ORAEe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et al., 2024).  </w:t>
        </w:r>
      </w:ins>
    </w:p>
    <w:p w14:paraId="42945F60" w14:textId="77777777" w:rsidR="001D339D" w:rsidRPr="001D339D" w:rsidRDefault="001D339D" w:rsidP="001D339D">
      <w:pPr>
        <w:spacing w:after="0" w:line="240" w:lineRule="auto"/>
        <w:jc w:val="both"/>
        <w:rPr>
          <w:ins w:id="120" w:author="LAVINIA" w:date="2026-10-15T19:33:00Z"/>
          <w:rFonts w:ascii="Times New Roman" w:hAnsi="Times New Roman"/>
          <w:b/>
          <w:color w:val="1F4E79"/>
          <w:sz w:val="24"/>
        </w:rPr>
      </w:pPr>
    </w:p>
    <w:p w14:paraId="511BCB07" w14:textId="77777777" w:rsidR="001D339D" w:rsidRPr="001D339D" w:rsidRDefault="001D339D" w:rsidP="001D339D">
      <w:pPr>
        <w:spacing w:after="0" w:line="240" w:lineRule="auto"/>
        <w:jc w:val="both"/>
        <w:rPr>
          <w:ins w:id="121" w:author="LAVINIA" w:date="2026-10-15T19:33:00Z"/>
          <w:rFonts w:ascii="Times New Roman" w:hAnsi="Times New Roman"/>
          <w:b/>
          <w:color w:val="1F4E79"/>
          <w:sz w:val="24"/>
        </w:rPr>
      </w:pPr>
      <w:ins w:id="122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 obsolescência tecnológica não está relacionada somente à quebra física do equipamento. Questões como fim das atualizações, novas tendências, funcionamento de softwares, características dos novos modelos, status social e possibilidade de manutenção também afetam o consumidor. </w:t>
        </w:r>
      </w:ins>
    </w:p>
    <w:p w14:paraId="3248ADA0" w14:textId="77777777" w:rsidR="001D339D" w:rsidRPr="001D339D" w:rsidRDefault="001D339D" w:rsidP="001D339D">
      <w:pPr>
        <w:spacing w:after="0" w:line="240" w:lineRule="auto"/>
        <w:jc w:val="both"/>
        <w:rPr>
          <w:ins w:id="123" w:author="LAVINIA" w:date="2026-10-15T19:33:00Z"/>
          <w:rFonts w:ascii="Times New Roman" w:hAnsi="Times New Roman"/>
          <w:b/>
          <w:color w:val="1F4E79"/>
          <w:sz w:val="24"/>
        </w:rPr>
      </w:pPr>
    </w:p>
    <w:p w14:paraId="2939A40D" w14:textId="77777777" w:rsidR="001D339D" w:rsidRPr="001D339D" w:rsidRDefault="001D339D" w:rsidP="001D339D">
      <w:pPr>
        <w:spacing w:after="0" w:line="240" w:lineRule="auto"/>
        <w:jc w:val="both"/>
        <w:rPr>
          <w:ins w:id="124" w:author="LAVINIA" w:date="2026-10-15T19:33:00Z"/>
          <w:rFonts w:ascii="Times New Roman" w:hAnsi="Times New Roman"/>
          <w:b/>
          <w:color w:val="1F4E79"/>
          <w:sz w:val="24"/>
        </w:rPr>
      </w:pPr>
      <w:ins w:id="125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Essa relação também é observada no estudo de 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Chiang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(2024), que realizou uma análise da literatura sobre tecnologia da informação verde e sustentabilidade, relacionando o desenvolvimento tecnológico a questões ambientais, econômicas e sociais e também aos impactos causados pelo descarte de equipamentos eletrônicos. </w:t>
        </w:r>
      </w:ins>
    </w:p>
    <w:p w14:paraId="235740CB" w14:textId="77777777" w:rsidR="001D339D" w:rsidRPr="001D339D" w:rsidRDefault="001D339D" w:rsidP="001D339D">
      <w:pPr>
        <w:spacing w:after="0" w:line="240" w:lineRule="auto"/>
        <w:jc w:val="both"/>
        <w:rPr>
          <w:ins w:id="126" w:author="LAVINIA" w:date="2026-10-15T19:33:00Z"/>
          <w:rFonts w:ascii="Times New Roman" w:hAnsi="Times New Roman"/>
          <w:b/>
          <w:color w:val="1F4E79"/>
          <w:sz w:val="24"/>
        </w:rPr>
      </w:pPr>
    </w:p>
    <w:p w14:paraId="655D7CD1" w14:textId="77777777" w:rsidR="001D339D" w:rsidRPr="001D339D" w:rsidRDefault="001D339D" w:rsidP="001D339D">
      <w:pPr>
        <w:spacing w:after="0" w:line="240" w:lineRule="auto"/>
        <w:jc w:val="both"/>
        <w:rPr>
          <w:ins w:id="127" w:author="LAVINIA" w:date="2026-10-15T19:33:00Z"/>
          <w:rFonts w:ascii="Times New Roman" w:hAnsi="Times New Roman"/>
          <w:b/>
          <w:color w:val="1F4E79"/>
          <w:sz w:val="24"/>
        </w:rPr>
      </w:pPr>
      <w:ins w:id="128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 estudo analisou 836 artigos e discutiu a relação entre tecnologia da informação e sustentabilidade, destacando a importância de uma abordagem voltada para práticas mais sustentáveis na área de tecnologia (CHIANG, 2024). </w:t>
        </w:r>
      </w:ins>
    </w:p>
    <w:p w14:paraId="4E8A4C4B" w14:textId="77777777" w:rsidR="001D339D" w:rsidRPr="001D339D" w:rsidRDefault="001D339D" w:rsidP="001D339D">
      <w:pPr>
        <w:spacing w:after="0" w:line="240" w:lineRule="auto"/>
        <w:jc w:val="both"/>
        <w:rPr>
          <w:ins w:id="129" w:author="LAVINIA" w:date="2026-10-15T19:33:00Z"/>
          <w:rFonts w:ascii="Times New Roman" w:hAnsi="Times New Roman"/>
          <w:b/>
          <w:color w:val="1F4E79"/>
          <w:sz w:val="24"/>
        </w:rPr>
      </w:pPr>
    </w:p>
    <w:p w14:paraId="2A9DC871" w14:textId="77777777" w:rsidR="001D339D" w:rsidRPr="001D339D" w:rsidRDefault="001D339D" w:rsidP="001D339D">
      <w:pPr>
        <w:spacing w:after="0" w:line="240" w:lineRule="auto"/>
        <w:jc w:val="both"/>
        <w:rPr>
          <w:ins w:id="130" w:author="LAVINIA" w:date="2026-10-15T19:33:00Z"/>
          <w:rFonts w:ascii="Times New Roman" w:hAnsi="Times New Roman"/>
          <w:b/>
          <w:color w:val="1F4E79"/>
          <w:sz w:val="24"/>
        </w:rPr>
      </w:pPr>
      <w:ins w:id="131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Nesse contexto, a TI Verde aparece como uma forma de buscar uma utilização mais sustentável da tecnologia. Entre as possibilidades estão o aumento da vida útil dos equipamentos, o reaproveitamento, o reparo e o descarte adequado dos produtos, diminuindo os impactos ambientais causados pela substituição antecipada </w:t>
        </w:r>
      </w:ins>
    </w:p>
    <w:p w14:paraId="021F5FCF" w14:textId="77777777" w:rsidR="001D339D" w:rsidRPr="001D339D" w:rsidRDefault="001D339D" w:rsidP="001D339D">
      <w:pPr>
        <w:spacing w:after="0" w:line="240" w:lineRule="auto"/>
        <w:jc w:val="both"/>
        <w:rPr>
          <w:ins w:id="132" w:author="LAVINIA" w:date="2026-10-15T19:33:00Z"/>
          <w:rFonts w:ascii="Times New Roman" w:hAnsi="Times New Roman"/>
          <w:b/>
          <w:color w:val="1F4E79"/>
          <w:sz w:val="24"/>
        </w:rPr>
      </w:pPr>
    </w:p>
    <w:p w14:paraId="08AB49FD" w14:textId="77777777" w:rsidR="001D339D" w:rsidRPr="001D339D" w:rsidRDefault="001D339D" w:rsidP="001D339D">
      <w:pPr>
        <w:spacing w:after="0" w:line="240" w:lineRule="auto"/>
        <w:jc w:val="both"/>
        <w:rPr>
          <w:ins w:id="133" w:author="LAVINIA" w:date="2026-10-15T19:33:00Z"/>
          <w:rFonts w:ascii="Times New Roman" w:hAnsi="Times New Roman"/>
          <w:b/>
          <w:color w:val="1F4E79"/>
          <w:sz w:val="24"/>
        </w:rPr>
      </w:pPr>
      <w:ins w:id="134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Síntese crítica </w:t>
        </w:r>
      </w:ins>
    </w:p>
    <w:p w14:paraId="2E4234D2" w14:textId="77777777" w:rsidR="001D339D" w:rsidRPr="001D339D" w:rsidRDefault="001D339D" w:rsidP="001D339D">
      <w:pPr>
        <w:spacing w:after="0" w:line="240" w:lineRule="auto"/>
        <w:jc w:val="both"/>
        <w:rPr>
          <w:ins w:id="135" w:author="LAVINIA" w:date="2026-10-15T19:33:00Z"/>
          <w:rFonts w:ascii="Times New Roman" w:hAnsi="Times New Roman"/>
          <w:b/>
          <w:color w:val="1F4E79"/>
          <w:sz w:val="24"/>
        </w:rPr>
      </w:pPr>
    </w:p>
    <w:p w14:paraId="3CF138D1" w14:textId="77777777" w:rsidR="001D339D" w:rsidRPr="001D339D" w:rsidRDefault="001D339D" w:rsidP="001D339D">
      <w:pPr>
        <w:spacing w:after="0" w:line="240" w:lineRule="auto"/>
        <w:jc w:val="both"/>
        <w:rPr>
          <w:ins w:id="136" w:author="LAVINIA" w:date="2026-10-15T19:33:00Z"/>
          <w:rFonts w:ascii="Times New Roman" w:hAnsi="Times New Roman"/>
          <w:b/>
          <w:color w:val="1F4E79"/>
          <w:sz w:val="24"/>
        </w:rPr>
      </w:pPr>
      <w:ins w:id="137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Os estudos dos artigos analisados apresentam pontos em comum entre a relação de consumo, cultura da substituição de produtos tecnológicos e impactos ambientais. Araújo e Marques (2020) destaca a relação entre obsolescência e consumismo, enquanto 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Oraee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et al. (2024) considerando fatores que podem levar à substituição prematura de dispositivos eletrônicos. </w:t>
        </w:r>
        <w:proofErr w:type="spellStart"/>
        <w:r w:rsidRPr="001D339D">
          <w:rPr>
            <w:rFonts w:ascii="Times New Roman" w:hAnsi="Times New Roman"/>
            <w:b/>
            <w:color w:val="1F4E79"/>
            <w:sz w:val="24"/>
          </w:rPr>
          <w:t>Chiang</w:t>
        </w:r>
        <w:proofErr w:type="spell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(2024), já amplia a discussão para a relação entre tecnologia e sustentabilidade. </w:t>
        </w:r>
      </w:ins>
    </w:p>
    <w:p w14:paraId="0D1D8109" w14:textId="77777777" w:rsidR="001D339D" w:rsidRPr="001D339D" w:rsidRDefault="001D339D" w:rsidP="001D339D">
      <w:pPr>
        <w:spacing w:after="0" w:line="240" w:lineRule="auto"/>
        <w:jc w:val="both"/>
        <w:rPr>
          <w:ins w:id="138" w:author="LAVINIA" w:date="2026-10-15T19:33:00Z"/>
          <w:rFonts w:ascii="Times New Roman" w:hAnsi="Times New Roman"/>
          <w:b/>
          <w:color w:val="1F4E79"/>
          <w:sz w:val="24"/>
        </w:rPr>
      </w:pPr>
    </w:p>
    <w:p w14:paraId="3FEBDCA2" w14:textId="77777777" w:rsidR="001D339D" w:rsidRPr="001D339D" w:rsidRDefault="001D339D" w:rsidP="001D339D">
      <w:pPr>
        <w:spacing w:after="0" w:line="240" w:lineRule="auto"/>
        <w:jc w:val="both"/>
        <w:rPr>
          <w:ins w:id="139" w:author="LAVINIA" w:date="2026-10-15T19:33:00Z"/>
          <w:rFonts w:ascii="Times New Roman" w:hAnsi="Times New Roman"/>
          <w:b/>
          <w:color w:val="1F4E79"/>
          <w:sz w:val="24"/>
        </w:rPr>
      </w:pPr>
      <w:ins w:id="140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Apesar das diferentes abordagens, os estudos mostram que o problema não está relacionado somente aos hábitos do consumidor. Mas a forma como os produtos são desenvolvidos, a possibilidade de manutenção e reparo, as estratégias de mercado e a busca constante por novos modelos também podem influenciar a vida útil dos equipamentos. </w:t>
        </w:r>
      </w:ins>
    </w:p>
    <w:p w14:paraId="567C0CB1" w14:textId="77777777" w:rsidR="001D339D" w:rsidRPr="001D339D" w:rsidRDefault="001D339D" w:rsidP="001D339D">
      <w:pPr>
        <w:spacing w:after="0" w:line="240" w:lineRule="auto"/>
        <w:jc w:val="both"/>
        <w:rPr>
          <w:ins w:id="141" w:author="LAVINIA" w:date="2026-10-15T19:33:00Z"/>
          <w:rFonts w:ascii="Times New Roman" w:hAnsi="Times New Roman"/>
          <w:b/>
          <w:color w:val="1F4E79"/>
          <w:sz w:val="24"/>
        </w:rPr>
      </w:pPr>
    </w:p>
    <w:p w14:paraId="6FFFB3F8" w14:textId="77777777" w:rsidR="001D339D" w:rsidRPr="001D339D" w:rsidRDefault="001D339D" w:rsidP="001D339D">
      <w:pPr>
        <w:spacing w:after="0" w:line="240" w:lineRule="auto"/>
        <w:jc w:val="both"/>
        <w:rPr>
          <w:ins w:id="142" w:author="LAVINIA" w:date="2026-10-15T19:33:00Z"/>
          <w:rFonts w:ascii="Times New Roman" w:hAnsi="Times New Roman"/>
          <w:b/>
          <w:color w:val="1F4E79"/>
          <w:sz w:val="24"/>
        </w:rPr>
      </w:pPr>
      <w:ins w:id="143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Revisão da literatura </w:t>
        </w:r>
      </w:ins>
    </w:p>
    <w:p w14:paraId="3FA830D9" w14:textId="77777777" w:rsidR="001D339D" w:rsidRPr="001D339D" w:rsidRDefault="001D339D" w:rsidP="001D339D">
      <w:pPr>
        <w:spacing w:after="0" w:line="240" w:lineRule="auto"/>
        <w:jc w:val="both"/>
        <w:rPr>
          <w:ins w:id="144" w:author="LAVINIA" w:date="2026-10-15T19:33:00Z"/>
          <w:rFonts w:ascii="Times New Roman" w:hAnsi="Times New Roman"/>
          <w:b/>
          <w:color w:val="1F4E79"/>
          <w:sz w:val="24"/>
        </w:rPr>
      </w:pPr>
    </w:p>
    <w:p w14:paraId="3266C322" w14:textId="77777777" w:rsidR="001D339D" w:rsidRPr="001D339D" w:rsidRDefault="001D339D" w:rsidP="001D339D">
      <w:pPr>
        <w:spacing w:after="0" w:line="240" w:lineRule="auto"/>
        <w:jc w:val="both"/>
        <w:rPr>
          <w:ins w:id="145" w:author="LAVINIA" w:date="2026-10-15T19:33:00Z"/>
          <w:rFonts w:ascii="Times New Roman" w:hAnsi="Times New Roman"/>
          <w:b/>
          <w:color w:val="1F4E79"/>
          <w:sz w:val="24"/>
        </w:rPr>
      </w:pPr>
      <w:ins w:id="146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lastRenderedPageBreak/>
          <w:t xml:space="preserve">Obsolescência programada e padrões de consumo </w:t>
        </w:r>
      </w:ins>
    </w:p>
    <w:p w14:paraId="2B58C213" w14:textId="77777777" w:rsidR="001D339D" w:rsidRPr="001D339D" w:rsidRDefault="001D339D" w:rsidP="001D339D">
      <w:pPr>
        <w:spacing w:after="0" w:line="240" w:lineRule="auto"/>
        <w:jc w:val="both"/>
        <w:rPr>
          <w:ins w:id="147" w:author="LAVINIA" w:date="2026-10-15T19:33:00Z"/>
          <w:rFonts w:ascii="Times New Roman" w:hAnsi="Times New Roman"/>
          <w:b/>
          <w:color w:val="1F4E79"/>
          <w:sz w:val="24"/>
        </w:rPr>
      </w:pPr>
    </w:p>
    <w:p w14:paraId="071A1AC3" w14:textId="77777777" w:rsidR="001D339D" w:rsidRPr="001D339D" w:rsidRDefault="001D339D" w:rsidP="001D339D">
      <w:pPr>
        <w:spacing w:after="0" w:line="240" w:lineRule="auto"/>
        <w:jc w:val="both"/>
        <w:rPr>
          <w:ins w:id="148" w:author="LAVINIA" w:date="2026-10-15T19:33:00Z"/>
          <w:rFonts w:ascii="Times New Roman" w:hAnsi="Times New Roman"/>
          <w:b/>
          <w:color w:val="1F4E79"/>
          <w:sz w:val="24"/>
        </w:rPr>
      </w:pPr>
      <w:ins w:id="149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Os autores Araújo e Marques (2020) Relacionam a obsolescência, o consumismo e a supervalorização dos novos eletrônicos, mostrando que o consumo frequente pode contribuir para que os produtos sejam substituídos em períodos menores. </w:t>
        </w:r>
      </w:ins>
    </w:p>
    <w:p w14:paraId="0F8165BD" w14:textId="77777777" w:rsidR="001D339D" w:rsidRPr="001D339D" w:rsidRDefault="001D339D" w:rsidP="001D339D">
      <w:pPr>
        <w:spacing w:after="0" w:line="240" w:lineRule="auto"/>
        <w:jc w:val="both"/>
        <w:rPr>
          <w:ins w:id="150" w:author="LAVINIA" w:date="2026-10-15T19:33:00Z"/>
          <w:rFonts w:ascii="Times New Roman" w:hAnsi="Times New Roman"/>
          <w:b/>
          <w:color w:val="1F4E79"/>
          <w:sz w:val="24"/>
        </w:rPr>
      </w:pPr>
    </w:p>
    <w:p w14:paraId="7228AE4B" w14:textId="77777777" w:rsidR="001D339D" w:rsidRPr="001D339D" w:rsidRDefault="001D339D" w:rsidP="001D339D">
      <w:pPr>
        <w:spacing w:after="0" w:line="240" w:lineRule="auto"/>
        <w:jc w:val="both"/>
        <w:rPr>
          <w:ins w:id="151" w:author="LAVINIA" w:date="2026-10-15T19:33:00Z"/>
          <w:rFonts w:ascii="Times New Roman" w:hAnsi="Times New Roman"/>
          <w:b/>
          <w:color w:val="1F4E79"/>
          <w:sz w:val="24"/>
        </w:rPr>
      </w:pPr>
      <w:ins w:id="152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Os autores realizaram uma pesquisa bibliográfica de caráter exploratório e que discutem relação entre obsolescência, consumismo como cultura e comportamento da sociedade. A valorização de novos produtos impulsionados pela indústria influencia a decisão do consumidor final. </w:t>
        </w:r>
      </w:ins>
    </w:p>
    <w:p w14:paraId="1DB35AA6" w14:textId="77777777" w:rsidR="001D339D" w:rsidRPr="001D339D" w:rsidRDefault="001D339D" w:rsidP="001D339D">
      <w:pPr>
        <w:spacing w:after="0" w:line="240" w:lineRule="auto"/>
        <w:jc w:val="both"/>
        <w:rPr>
          <w:ins w:id="153" w:author="LAVINIA" w:date="2026-10-15T19:33:00Z"/>
          <w:rFonts w:ascii="Times New Roman" w:hAnsi="Times New Roman"/>
          <w:b/>
          <w:color w:val="1F4E79"/>
          <w:sz w:val="24"/>
        </w:rPr>
      </w:pPr>
    </w:p>
    <w:p w14:paraId="04A95F43" w14:textId="77777777" w:rsidR="001D339D" w:rsidRPr="001D339D" w:rsidRDefault="001D339D" w:rsidP="001D339D">
      <w:pPr>
        <w:spacing w:after="0" w:line="240" w:lineRule="auto"/>
        <w:jc w:val="both"/>
        <w:rPr>
          <w:ins w:id="154" w:author="LAVINIA" w:date="2026-10-15T19:33:00Z"/>
          <w:rFonts w:ascii="Times New Roman" w:hAnsi="Times New Roman"/>
          <w:b/>
          <w:color w:val="1F4E79"/>
          <w:sz w:val="24"/>
        </w:rPr>
      </w:pPr>
      <w:ins w:id="155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Essa questão pode ser observada principalmente no setor dos celulares, onde novos equipamentos e modelos são lançados com frequência. Assim um equipamento que ainda está condições de uso pode ser substituído por outro mais moderno, contribuindo para o aumento do descarte de produtos eletrônicos. </w:t>
        </w:r>
      </w:ins>
    </w:p>
    <w:p w14:paraId="70B82F5B" w14:textId="77777777" w:rsidR="001D339D" w:rsidRPr="001D339D" w:rsidRDefault="001D339D" w:rsidP="001D339D">
      <w:pPr>
        <w:spacing w:after="0" w:line="240" w:lineRule="auto"/>
        <w:jc w:val="both"/>
        <w:rPr>
          <w:ins w:id="156" w:author="LAVINIA" w:date="2026-10-15T19:33:00Z"/>
          <w:rFonts w:ascii="Times New Roman" w:hAnsi="Times New Roman"/>
          <w:b/>
          <w:color w:val="1F4E79"/>
          <w:sz w:val="24"/>
        </w:rPr>
      </w:pPr>
    </w:p>
    <w:p w14:paraId="64FDA1BB" w14:textId="77777777" w:rsidR="001D339D" w:rsidRPr="001D339D" w:rsidRDefault="001D339D" w:rsidP="001D339D">
      <w:pPr>
        <w:spacing w:after="0" w:line="240" w:lineRule="auto"/>
        <w:jc w:val="both"/>
        <w:rPr>
          <w:ins w:id="157" w:author="LAVINIA" w:date="2026-10-15T19:33:00Z"/>
          <w:rFonts w:ascii="Times New Roman" w:hAnsi="Times New Roman"/>
          <w:b/>
          <w:color w:val="1F4E79"/>
          <w:sz w:val="24"/>
        </w:rPr>
      </w:pPr>
    </w:p>
    <w:p w14:paraId="71325D85" w14:textId="77777777" w:rsidR="001D339D" w:rsidRPr="001D339D" w:rsidRDefault="001D339D" w:rsidP="001D339D">
      <w:pPr>
        <w:spacing w:after="0" w:line="240" w:lineRule="auto"/>
        <w:jc w:val="both"/>
        <w:rPr>
          <w:ins w:id="158" w:author="LAVINIA" w:date="2026-10-15T19:33:00Z"/>
          <w:rFonts w:ascii="Times New Roman" w:hAnsi="Times New Roman"/>
          <w:b/>
          <w:color w:val="1F4E79"/>
          <w:sz w:val="24"/>
        </w:rPr>
      </w:pPr>
    </w:p>
    <w:p w14:paraId="343AA84F" w14:textId="77777777" w:rsidR="001D339D" w:rsidRPr="001D339D" w:rsidRDefault="001D339D" w:rsidP="001D339D">
      <w:pPr>
        <w:spacing w:after="0" w:line="240" w:lineRule="auto"/>
        <w:jc w:val="both"/>
        <w:rPr>
          <w:ins w:id="159" w:author="LAVINIA" w:date="2026-10-15T19:33:00Z"/>
          <w:rFonts w:ascii="Times New Roman" w:hAnsi="Times New Roman"/>
          <w:b/>
          <w:color w:val="1F4E79"/>
          <w:sz w:val="24"/>
        </w:rPr>
      </w:pPr>
    </w:p>
    <w:p w14:paraId="4957B53E" w14:textId="77777777" w:rsidR="001D339D" w:rsidRPr="001D339D" w:rsidRDefault="001D339D" w:rsidP="001D339D">
      <w:pPr>
        <w:spacing w:after="0" w:line="240" w:lineRule="auto"/>
        <w:jc w:val="both"/>
        <w:rPr>
          <w:ins w:id="160" w:author="LAVINIA" w:date="2026-10-15T19:33:00Z"/>
          <w:rFonts w:ascii="Times New Roman" w:hAnsi="Times New Roman"/>
          <w:b/>
          <w:color w:val="1F4E79"/>
          <w:sz w:val="24"/>
        </w:rPr>
      </w:pPr>
      <w:ins w:id="161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Considerações finais </w:t>
        </w:r>
      </w:ins>
    </w:p>
    <w:p w14:paraId="44D0DD7F" w14:textId="77777777" w:rsidR="001D339D" w:rsidRPr="001D339D" w:rsidRDefault="001D339D" w:rsidP="001D339D">
      <w:pPr>
        <w:spacing w:after="0" w:line="240" w:lineRule="auto"/>
        <w:jc w:val="both"/>
        <w:rPr>
          <w:ins w:id="162" w:author="LAVINIA" w:date="2026-10-15T19:33:00Z"/>
          <w:rFonts w:ascii="Times New Roman" w:hAnsi="Times New Roman"/>
          <w:b/>
          <w:color w:val="1F4E79"/>
          <w:sz w:val="24"/>
        </w:rPr>
      </w:pPr>
    </w:p>
    <w:p w14:paraId="1BCE200A" w14:textId="77777777" w:rsidR="001D339D" w:rsidRPr="001D339D" w:rsidRDefault="001D339D" w:rsidP="001D339D">
      <w:pPr>
        <w:spacing w:after="0" w:line="240" w:lineRule="auto"/>
        <w:jc w:val="both"/>
        <w:rPr>
          <w:ins w:id="163" w:author="LAVINIA" w:date="2026-10-15T19:33:00Z"/>
          <w:rFonts w:ascii="Times New Roman" w:hAnsi="Times New Roman"/>
          <w:b/>
          <w:color w:val="1F4E79"/>
          <w:sz w:val="24"/>
        </w:rPr>
      </w:pPr>
      <w:ins w:id="164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A análise dos estudos permite evidenciar que a obsolescência programada e a substituição prematura de equipamentos contribuem para aumentar a geração de lixo eletrônico. O problema não depende somente da decisão individual do consumidor, pois também está relacionado às características dos produtos, ao comportamento de consumo, às condições de manutenção, reparo e reutilização. </w:t>
        </w:r>
      </w:ins>
    </w:p>
    <w:p w14:paraId="4DAFDD60" w14:textId="77777777" w:rsidR="001D339D" w:rsidRPr="001D339D" w:rsidRDefault="001D339D" w:rsidP="001D339D">
      <w:pPr>
        <w:spacing w:after="0" w:line="240" w:lineRule="auto"/>
        <w:jc w:val="both"/>
        <w:rPr>
          <w:ins w:id="165" w:author="LAVINIA" w:date="2026-10-15T19:33:00Z"/>
          <w:rFonts w:ascii="Times New Roman" w:hAnsi="Times New Roman"/>
          <w:b/>
          <w:color w:val="1F4E79"/>
          <w:sz w:val="24"/>
        </w:rPr>
      </w:pPr>
    </w:p>
    <w:p w14:paraId="6ECC7920" w14:textId="77777777" w:rsidR="001D339D" w:rsidRPr="001D339D" w:rsidRDefault="001D339D" w:rsidP="001D339D">
      <w:pPr>
        <w:spacing w:after="0" w:line="240" w:lineRule="auto"/>
        <w:jc w:val="both"/>
        <w:rPr>
          <w:ins w:id="166" w:author="LAVINIA" w:date="2026-10-15T19:33:00Z"/>
          <w:rFonts w:ascii="Times New Roman" w:hAnsi="Times New Roman"/>
          <w:b/>
          <w:color w:val="1F4E79"/>
          <w:sz w:val="24"/>
        </w:rPr>
      </w:pPr>
      <w:ins w:id="167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Os estudos também mostram que aumentar a vida útil dos equipamentos pode ser uma alternativa para diminuir os impactos ambientais causados pelo descarte. Nesse sentido, práticas relacionadas à TI Verde podem contribuir para uma utilização mais sustentável da tecnologia, incentivando a durabilidade, o reparo, a reutilização e o descarte adequado dos equipamentos. </w:t>
        </w:r>
      </w:ins>
    </w:p>
    <w:p w14:paraId="354FA4E1" w14:textId="77777777" w:rsidR="001D339D" w:rsidRPr="001D339D" w:rsidRDefault="001D339D" w:rsidP="001D339D">
      <w:pPr>
        <w:spacing w:after="0" w:line="240" w:lineRule="auto"/>
        <w:jc w:val="both"/>
        <w:rPr>
          <w:ins w:id="168" w:author="LAVINIA" w:date="2026-10-15T19:33:00Z"/>
          <w:rFonts w:ascii="Times New Roman" w:hAnsi="Times New Roman"/>
          <w:b/>
          <w:color w:val="1F4E79"/>
          <w:sz w:val="24"/>
        </w:rPr>
      </w:pPr>
    </w:p>
    <w:p w14:paraId="4B752713" w14:textId="77777777" w:rsidR="001D339D" w:rsidRPr="001D339D" w:rsidRDefault="001D339D" w:rsidP="001D339D">
      <w:pPr>
        <w:spacing w:after="0" w:line="240" w:lineRule="auto"/>
        <w:jc w:val="both"/>
        <w:rPr>
          <w:ins w:id="169" w:author="LAVINIA" w:date="2026-10-15T19:33:00Z"/>
          <w:rFonts w:ascii="Times New Roman" w:hAnsi="Times New Roman"/>
          <w:b/>
          <w:color w:val="1F4E79"/>
          <w:sz w:val="24"/>
        </w:rPr>
      </w:pPr>
      <w:ins w:id="170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Como limitação, os estudos analisados possuem diferentes enfoques. Por isso, pesquisas futuras podem investigar mais especificamente como fatores relacionados a hardware, software, atualizações e peças de reposição influenciam a vida útil dos computadores e sua posterior transformação em lixo eletrônico. </w:t>
        </w:r>
      </w:ins>
    </w:p>
    <w:p w14:paraId="6868EDD9" w14:textId="77777777" w:rsidR="001D339D" w:rsidRPr="001D339D" w:rsidRDefault="001D339D" w:rsidP="001D339D">
      <w:pPr>
        <w:spacing w:after="0" w:line="240" w:lineRule="auto"/>
        <w:jc w:val="both"/>
        <w:rPr>
          <w:ins w:id="171" w:author="LAVINIA" w:date="2026-10-15T19:33:00Z"/>
          <w:rFonts w:ascii="Times New Roman" w:hAnsi="Times New Roman"/>
          <w:b/>
          <w:color w:val="1F4E79"/>
          <w:sz w:val="24"/>
        </w:rPr>
      </w:pPr>
    </w:p>
    <w:p w14:paraId="1C7997E5" w14:textId="77777777" w:rsidR="001D339D" w:rsidRPr="001D339D" w:rsidRDefault="001D339D" w:rsidP="001D339D">
      <w:pPr>
        <w:spacing w:after="0" w:line="240" w:lineRule="auto"/>
        <w:jc w:val="both"/>
        <w:rPr>
          <w:ins w:id="172" w:author="LAVINIA" w:date="2026-10-15T19:33:00Z"/>
          <w:rFonts w:ascii="Times New Roman" w:hAnsi="Times New Roman"/>
          <w:b/>
          <w:color w:val="1F4E79"/>
          <w:sz w:val="24"/>
        </w:rPr>
      </w:pPr>
      <w:ins w:id="173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Resumo </w:t>
        </w:r>
      </w:ins>
    </w:p>
    <w:p w14:paraId="7FC4DB8B" w14:textId="77777777" w:rsidR="001D339D" w:rsidRPr="001D339D" w:rsidRDefault="001D339D" w:rsidP="001D339D">
      <w:pPr>
        <w:spacing w:after="0" w:line="240" w:lineRule="auto"/>
        <w:jc w:val="both"/>
        <w:rPr>
          <w:ins w:id="174" w:author="LAVINIA" w:date="2026-10-15T19:33:00Z"/>
          <w:rFonts w:ascii="Times New Roman" w:hAnsi="Times New Roman"/>
          <w:b/>
          <w:color w:val="1F4E79"/>
          <w:sz w:val="24"/>
        </w:rPr>
      </w:pPr>
    </w:p>
    <w:p w14:paraId="07F0A2EC" w14:textId="3E275BE8" w:rsidR="00623E37" w:rsidRPr="004708DB" w:rsidRDefault="001D339D" w:rsidP="001D33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pPrChange w:id="175" w:author="Isabella" w:date="2026-10-06T19:05:00Z">
          <w:pPr>
            <w:spacing w:after="0" w:line="360" w:lineRule="auto"/>
          </w:pPr>
        </w:pPrChange>
      </w:pPr>
      <w:ins w:id="176" w:author="LAVINIA" w:date="2026-10-15T19:33:00Z">
        <w:r w:rsidRPr="001D339D">
          <w:rPr>
            <w:rFonts w:ascii="Times New Roman" w:hAnsi="Times New Roman"/>
            <w:b/>
            <w:color w:val="1F4E79"/>
            <w:sz w:val="24"/>
          </w:rPr>
          <w:t xml:space="preserve">O avanço da tecnologia aumentou o consumo de equipamentos eletrônicos, trazendo novos problemas relacionados ao seu descarte. Este artigo visa evidenciar o problema da geração de lixo eletrônico decorrente da cultura da obsolescência programada. Foi realizada uma revisão bibliográfica qualitativa a partir de estudos relacionados à obsolescência programada, consumo, sustentabilidade e tecnologia da informação. Os estudos analisados mostram que </w:t>
        </w:r>
        <w:proofErr w:type="gramStart"/>
        <w:r w:rsidRPr="001D339D">
          <w:rPr>
            <w:rFonts w:ascii="Times New Roman" w:hAnsi="Times New Roman"/>
            <w:b/>
            <w:color w:val="1F4E79"/>
            <w:sz w:val="24"/>
          </w:rPr>
          <w:t>a substituição de produtos que ainda poderiam ser utilizados aumentam</w:t>
        </w:r>
        <w:proofErr w:type="gramEnd"/>
        <w:r w:rsidRPr="001D339D">
          <w:rPr>
            <w:rFonts w:ascii="Times New Roman" w:hAnsi="Times New Roman"/>
            <w:b/>
            <w:color w:val="1F4E79"/>
            <w:sz w:val="24"/>
          </w:rPr>
          <w:t xml:space="preserve"> a geração de resíduos eletrônicos. Como alternativa relacionada a TI verde para aumentar a vida útil dos eletrônicos, uma delas é normalização de reparos que previnem o aumento de lixo eletrônico que prolongam a vida útil do aparelho. Conclui-se que a redução do </w:t>
        </w:r>
        <w:r w:rsidRPr="001D339D">
          <w:rPr>
            <w:rFonts w:ascii="Times New Roman" w:hAnsi="Times New Roman"/>
            <w:b/>
            <w:color w:val="1F4E79"/>
            <w:sz w:val="24"/>
          </w:rPr>
          <w:lastRenderedPageBreak/>
          <w:t xml:space="preserve">descarte prematuro depende de mudanças na forma como os equipamentos são desenvolvidos, utilizados e descartados, buscando prolongar sua vida útil afim de diminuir os impactos ambientais. </w:t>
        </w:r>
      </w:ins>
      <w:del w:id="177" w:author="LAVINIA" w:date="2026-10-15T19:33:00Z">
        <w:r w:rsidR="00AE49E2" w:rsidDel="001D339D">
          <w:rPr>
            <w:rFonts w:ascii="Times New Roman" w:hAnsi="Times New Roman"/>
            <w:b/>
            <w:color w:val="1F4E79"/>
            <w:sz w:val="24"/>
          </w:rPr>
          <w:delText>[INTRODUÇÃO — COLE AQUI O TRECHO COM CONTEXTO, TEMA, PROBLEMA, JUSTIFICATIVA E OBJETIVO]</w:delText>
        </w:r>
        <w:r w:rsidR="00AE49E2" w:rsidDel="001D339D">
          <w:rPr>
            <w:rFonts w:ascii="Times New Roman" w:hAnsi="Times New Roman"/>
            <w:sz w:val="24"/>
          </w:rPr>
          <w:delText xml:space="preserve"> </w:delText>
        </w:r>
        <w:r w:rsidR="00AE49E2" w:rsidDel="001D339D">
          <w:rPr>
            <w:rFonts w:ascii="Times New Roman" w:hAnsi="Times New Roman"/>
            <w:b/>
            <w:color w:val="1F4E79"/>
            <w:sz w:val="24"/>
          </w:rPr>
          <w:delText>[METODOLOGIA — COLE AQUI O TRECHO COM TIPO DE REVISÃO, BASES, RECORTE, CRITÉRIOS, TRIAGEM E ANÁLISE]</w:delText>
        </w:r>
        <w:r w:rsidR="00AE49E2" w:rsidDel="001D339D">
          <w:rPr>
            <w:rFonts w:ascii="Times New Roman" w:hAnsi="Times New Roman"/>
            <w:sz w:val="24"/>
          </w:rPr>
          <w:delText xml:space="preserve"> </w:delText>
        </w:r>
        <w:r w:rsidR="00AE49E2" w:rsidDel="001D339D">
          <w:rPr>
            <w:rFonts w:ascii="Times New Roman" w:hAnsi="Times New Roman"/>
            <w:b/>
            <w:color w:val="1F4E79"/>
            <w:sz w:val="24"/>
          </w:rPr>
          <w:delText>[DESENVOLVIMENTO — COLE AQUI A SÍNTESE CRÍTICA DOS ESTUDOS, COM COMPARAÇÕES, RESULTADOS, LIMITAÇÕES E LACUNAS]</w:delText>
        </w:r>
        <w:r w:rsidR="00AE49E2" w:rsidDel="001D339D">
          <w:rPr>
            <w:rFonts w:ascii="Times New Roman" w:hAnsi="Times New Roman"/>
            <w:sz w:val="24"/>
          </w:rPr>
          <w:delText xml:space="preserve"> </w:delText>
        </w:r>
        <w:r w:rsidR="00AE49E2" w:rsidDel="001D339D">
          <w:rPr>
            <w:rFonts w:ascii="Times New Roman" w:hAnsi="Times New Roman"/>
            <w:b/>
            <w:color w:val="1F4E79"/>
            <w:sz w:val="24"/>
          </w:rPr>
          <w:delText>[CONSIDERAÇÕES GERAIS — COLE AQUI A RESPOSTA AO PROBLEMA, O SIGNIFICADO DOS ACHADOS, AS LIMITAÇÕES E AS RECOMENDAÇÕES</w:delText>
        </w:r>
      </w:del>
      <w:r w:rsidR="00AE49E2">
        <w:rPr>
          <w:rFonts w:ascii="Times New Roman" w:hAnsi="Times New Roman"/>
          <w:b/>
          <w:color w:val="1F4E79"/>
          <w:sz w:val="24"/>
        </w:rPr>
        <w:t>]</w:t>
      </w:r>
    </w:p>
    <w:p w14:paraId="35A6F002" w14:textId="77777777"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24003" w14:textId="5417A6BF"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Palavras-chave: </w:t>
      </w:r>
      <w:del w:id="178" w:author="LAVINIA" w:date="2026-10-15T19:13:00Z">
        <w:r w:rsidDel="00D86BA5">
          <w:rPr>
            <w:rFonts w:ascii="Times New Roman" w:hAnsi="Times New Roman"/>
            <w:color w:val="1F4E79"/>
            <w:sz w:val="24"/>
          </w:rPr>
          <w:delText xml:space="preserve">[COLE AQUI </w:delText>
        </w:r>
      </w:del>
      <w:ins w:id="179" w:author="LAVINIA" w:date="2026-10-15T19:13:00Z">
        <w:r w:rsidR="00D86BA5" w:rsidRPr="00D86BA5">
          <w:rPr>
            <w:rFonts w:ascii="Times New Roman" w:hAnsi="Times New Roman"/>
            <w:color w:val="1F4E79"/>
            <w:sz w:val="24"/>
          </w:rPr>
          <w:t>Lixo eletrônico; obsolescência programada</w:t>
        </w:r>
        <w:proofErr w:type="gramStart"/>
        <w:r w:rsidR="00D86BA5" w:rsidRPr="00D86BA5">
          <w:rPr>
            <w:rFonts w:ascii="Times New Roman" w:hAnsi="Times New Roman"/>
            <w:color w:val="1F4E79"/>
            <w:sz w:val="24"/>
          </w:rPr>
          <w:t>; ;</w:t>
        </w:r>
        <w:proofErr w:type="gramEnd"/>
        <w:r w:rsidR="00D86BA5" w:rsidRPr="00D86BA5">
          <w:rPr>
            <w:rFonts w:ascii="Times New Roman" w:hAnsi="Times New Roman"/>
            <w:color w:val="1F4E79"/>
            <w:sz w:val="24"/>
          </w:rPr>
          <w:t xml:space="preserve"> TI Verde</w:t>
        </w:r>
        <w:r w:rsidR="00D86BA5">
          <w:rPr>
            <w:rFonts w:ascii="Times New Roman" w:hAnsi="Times New Roman"/>
            <w:color w:val="1F4E79"/>
            <w:sz w:val="24"/>
          </w:rPr>
          <w:t>.</w:t>
        </w:r>
      </w:ins>
      <w:del w:id="180" w:author="LAVINIA" w:date="2026-10-15T19:13:00Z">
        <w:r w:rsidDel="00D86BA5">
          <w:rPr>
            <w:rFonts w:ascii="Times New Roman" w:hAnsi="Times New Roman"/>
            <w:color w:val="1F4E79"/>
            <w:sz w:val="24"/>
          </w:rPr>
          <w:delText>TRÊS PALAVRAS-CHAVE SEPARADAS POR PONTO]</w:delText>
        </w:r>
      </w:del>
    </w:p>
    <w:p w14:paraId="4E6E9146" w14:textId="77777777"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77777777"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181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181"/>
      <w:r w:rsidR="000656E9" w:rsidRPr="004708DB">
        <w:rPr>
          <w:b/>
          <w:sz w:val="24"/>
          <w:szCs w:val="24"/>
        </w:rPr>
        <w:commentReference w:id="181"/>
      </w:r>
    </w:p>
    <w:p w14:paraId="3AC54904" w14:textId="24AFA4DD" w:rsidR="00CF65BF" w:rsidRPr="00CF65BF" w:rsidRDefault="00A93D78" w:rsidP="00CF65BF">
      <w:pPr>
        <w:spacing w:before="200" w:line="240" w:lineRule="auto"/>
        <w:rPr>
          <w:ins w:id="182" w:author="LAVINIA" w:date="2026-10-15T19:15:00Z"/>
          <w:rFonts w:ascii="Times New Roman" w:hAnsi="Times New Roman"/>
          <w:color w:val="1F4E79"/>
          <w:sz w:val="24"/>
        </w:rPr>
      </w:pPr>
      <w:del w:id="183" w:author="LAVINIA" w:date="2026-10-15T19:16:00Z">
        <w:r w:rsidDel="00CF65BF">
          <w:rPr>
            <w:rFonts w:ascii="Times New Roman" w:hAnsi="Times New Roman"/>
            <w:color w:val="1F4E79"/>
            <w:sz w:val="24"/>
          </w:rPr>
          <w:delText xml:space="preserve">[COLE </w:delText>
        </w:r>
      </w:del>
      <w:ins w:id="184" w:author="LAVINIA" w:date="2026-10-15T19:15:00Z">
        <w:r w:rsidR="00CF65BF" w:rsidRPr="00CF65BF">
          <w:rPr>
            <w:rFonts w:ascii="Times New Roman" w:hAnsi="Times New Roman"/>
            <w:color w:val="1F4E79"/>
            <w:sz w:val="24"/>
          </w:rPr>
          <w:t>`\\</w:t>
        </w:r>
        <w:proofErr w:type="gramStart"/>
        <w:r w:rsidR="00CF65BF" w:rsidRPr="00CF65BF">
          <w:rPr>
            <w:rFonts w:ascii="Times New Roman" w:hAnsi="Times New Roman"/>
            <w:color w:val="1F4E79"/>
            <w:sz w:val="24"/>
          </w:rPr>
          <w:t>\[</w:t>
        </w:r>
        <w:proofErr w:type="gramEnd"/>
        <w:r w:rsidR="00CF65BF" w:rsidRPr="00CF65BF">
          <w:rPr>
            <w:rFonts w:ascii="Times New Roman" w:hAnsi="Times New Roman"/>
            <w:color w:val="1F4E79"/>
            <w:sz w:val="24"/>
          </w:rPr>
          <w:t>ARAÚJO, G</w:t>
        </w:r>
        <w:proofErr w:type="spellStart"/>
        <w:r w:rsidR="00CF65BF" w:rsidRPr="00CF65BF">
          <w:rPr>
            <w:rFonts w:ascii="Times New Roman" w:hAnsi="Times New Roman"/>
            <w:color w:val="1F4E79"/>
            <w:sz w:val="24"/>
          </w:rPr>
          <w:t>izelda</w:t>
        </w:r>
        <w:proofErr w:type="spellEnd"/>
        <w:r w:rsidR="00CF65BF" w:rsidRPr="00CF65BF">
          <w:rPr>
            <w:rFonts w:ascii="Times New Roman" w:hAnsi="Times New Roman"/>
            <w:color w:val="1F4E79"/>
            <w:sz w:val="24"/>
          </w:rPr>
          <w:t xml:space="preserve"> Rodrigues de; MARQUES, Edmilson. O fetichismo da mercadoria na sociedade de obsolescência programada. Revista Científica Multidisciplinar Núcleo do Conhecimento, v.10, p.146-154, nov. 2020. DOI: 10.32749/nucleodoconhecimento.com.br/educacao/obsolescencia-programada. </w:t>
        </w:r>
      </w:ins>
    </w:p>
    <w:p w14:paraId="3D8F03AF" w14:textId="77777777" w:rsidR="00CF65BF" w:rsidRPr="00CF65BF" w:rsidRDefault="00CF65BF" w:rsidP="00CF65BF">
      <w:pPr>
        <w:spacing w:before="200" w:line="240" w:lineRule="auto"/>
        <w:rPr>
          <w:ins w:id="185" w:author="LAVINIA" w:date="2026-10-15T19:15:00Z"/>
          <w:rFonts w:ascii="Times New Roman" w:hAnsi="Times New Roman"/>
          <w:color w:val="1F4E79"/>
          <w:sz w:val="24"/>
        </w:rPr>
      </w:pPr>
    </w:p>
    <w:p w14:paraId="328D1343" w14:textId="77777777" w:rsidR="00CF65BF" w:rsidRPr="00CF65BF" w:rsidRDefault="00CF65BF" w:rsidP="00CF65BF">
      <w:pPr>
        <w:spacing w:before="200" w:line="240" w:lineRule="auto"/>
        <w:rPr>
          <w:ins w:id="186" w:author="LAVINIA" w:date="2026-10-15T19:15:00Z"/>
          <w:rFonts w:ascii="Times New Roman" w:hAnsi="Times New Roman"/>
          <w:color w:val="1F4E79"/>
          <w:sz w:val="24"/>
        </w:rPr>
      </w:pPr>
      <w:ins w:id="187" w:author="LAVINIA" w:date="2026-10-15T19:15:00Z">
        <w:r w:rsidRPr="00CF65BF">
          <w:rPr>
            <w:rFonts w:ascii="Times New Roman" w:hAnsi="Times New Roman"/>
            <w:color w:val="1F4E79"/>
            <w:sz w:val="24"/>
          </w:rPr>
          <w:t xml:space="preserve">CHIANG, Chang-Tang. A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systematic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literature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network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analysis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of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green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information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technology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for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sustainability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: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Toward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smart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and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sustainable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livelihoods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.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Technological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Forecasting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and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Social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Change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, v.199,2024,123053. DOI:10.1016/j.techfore.2023.123053. </w:t>
        </w:r>
      </w:ins>
    </w:p>
    <w:p w14:paraId="6928BE24" w14:textId="77777777" w:rsidR="00CF65BF" w:rsidRPr="00CF65BF" w:rsidRDefault="00CF65BF" w:rsidP="00CF65BF">
      <w:pPr>
        <w:spacing w:before="200" w:line="240" w:lineRule="auto"/>
        <w:rPr>
          <w:ins w:id="188" w:author="LAVINIA" w:date="2026-10-15T19:15:00Z"/>
          <w:rFonts w:ascii="Times New Roman" w:hAnsi="Times New Roman"/>
          <w:color w:val="1F4E79"/>
          <w:sz w:val="24"/>
        </w:rPr>
      </w:pPr>
    </w:p>
    <w:p w14:paraId="4BE41803" w14:textId="2FCF4F0C" w:rsidR="00A93D78" w:rsidRPr="00CF7C84" w:rsidRDefault="00CF65BF" w:rsidP="00CF65BF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ins w:id="189" w:author="LAVINIA" w:date="2026-10-15T19:15:00Z">
        <w:r w:rsidRPr="00CF65BF">
          <w:rPr>
            <w:rFonts w:ascii="Times New Roman" w:hAnsi="Times New Roman"/>
            <w:color w:val="1F4E79"/>
            <w:sz w:val="24"/>
          </w:rPr>
          <w:t>ORAEe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,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Atrina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; POHL, Lara; GEURTS,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Daniëlle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; REICHEL, Max.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Overcoming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premature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smartphone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obsolescence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amongst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young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adults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.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Cleaner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and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Responsible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 </w:t>
        </w:r>
        <w:proofErr w:type="spellStart"/>
        <w:r w:rsidRPr="00CF65BF">
          <w:rPr>
            <w:rFonts w:ascii="Times New Roman" w:hAnsi="Times New Roman"/>
            <w:color w:val="1F4E79"/>
            <w:sz w:val="24"/>
          </w:rPr>
          <w:t>Consumption</w:t>
        </w:r>
        <w:proofErr w:type="spellEnd"/>
        <w:r w:rsidRPr="00CF65BF">
          <w:rPr>
            <w:rFonts w:ascii="Times New Roman" w:hAnsi="Times New Roman"/>
            <w:color w:val="1F4E79"/>
            <w:sz w:val="24"/>
          </w:rPr>
          <w:t xml:space="preserve">, v.12,2024,100174. DOI:10.1016/j.clrc.2024.100174. </w:t>
        </w:r>
      </w:ins>
      <w:del w:id="190" w:author="LAVINIA" w:date="2026-10-15T19:16:00Z">
        <w:r w:rsidR="00A93D78" w:rsidDel="00CF65BF">
          <w:rPr>
            <w:rFonts w:ascii="Times New Roman" w:hAnsi="Times New Roman"/>
            <w:color w:val="1F4E79"/>
            <w:sz w:val="24"/>
          </w:rPr>
          <w:delText>AQUI A PRIMEIRA REFERÊNCIA CITADA, EM ORDEM ALFABÉTICA E NO PADRÃO EXIGIDO]</w:delText>
        </w:r>
      </w:del>
    </w:p>
    <w:p w14:paraId="087A0169" w14:textId="77777777" w:rsidR="00C708FD" w:rsidRPr="00CF7C84" w:rsidRDefault="00C708FD" w:rsidP="00C708FD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1F4E79"/>
          <w:sz w:val="24"/>
        </w:rPr>
        <w:t>[COLE AQUI AS DEMAIS REFERÊNCIAS, UMA POR PARÁGRAFO. DUPLIQUE ESTA LINHA QUANDO NECESSÁRIO]</w:t>
      </w:r>
    </w:p>
    <w:sectPr w:rsidR="00C708FD" w:rsidRPr="00CF7C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81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8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60B96" w14:textId="77777777" w:rsidR="00E008AF" w:rsidRDefault="00E008AF" w:rsidP="00FC70D8">
      <w:pPr>
        <w:spacing w:after="0" w:line="240" w:lineRule="auto"/>
      </w:pPr>
      <w:r>
        <w:separator/>
      </w:r>
    </w:p>
  </w:endnote>
  <w:endnote w:type="continuationSeparator" w:id="0">
    <w:p w14:paraId="52C84EF6" w14:textId="77777777" w:rsidR="00E008AF" w:rsidRDefault="00E008AF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A70FD" w14:textId="77777777" w:rsidR="00E008AF" w:rsidRDefault="00E008AF" w:rsidP="00FC70D8">
      <w:pPr>
        <w:spacing w:after="0" w:line="240" w:lineRule="auto"/>
      </w:pPr>
      <w:r>
        <w:separator/>
      </w:r>
    </w:p>
  </w:footnote>
  <w:footnote w:type="continuationSeparator" w:id="0">
    <w:p w14:paraId="6B1E3910" w14:textId="77777777" w:rsidR="00E008AF" w:rsidRDefault="00E008AF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Del="00CF65BF" w:rsidRDefault="0072291A" w:rsidP="0072291A">
      <w:pPr>
        <w:pStyle w:val="Textodenotaderodap"/>
        <w:rPr>
          <w:del w:id="9" w:author="LAVINIA" w:date="2026-10-15T19:15:00Z"/>
          <w:rStyle w:val="Refdenotaderodap"/>
          <w:rFonts w:ascii="Times New Roman" w:hAnsi="Times New Roman" w:cs="Times New Roman"/>
          <w:sz w:val="16"/>
          <w:szCs w:val="16"/>
        </w:rPr>
      </w:pPr>
      <w:del w:id="10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  <w:vertAlign w:val="superscript"/>
            <w:rPrChange w:id="11" w:author="Isabella" w:date="2026-10-06T19:10:00Z">
              <w:rPr>
                <w:color w:val="FF0000"/>
                <w:vertAlign w:val="superscript"/>
              </w:rPr>
            </w:rPrChange>
          </w:rPr>
          <w:footnoteRef/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12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ins w:id="13" w:author="Isabella" w:date="2026-10-06T19:06:00Z">
        <w:del w:id="14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  <w:rPrChange w:id="15" w:author="Isabella" w:date="2026-10-06T19:10:00Z">
                <w:rPr>
                  <w:color w:val="FF0000"/>
                </w:rPr>
              </w:rPrChange>
            </w:rPr>
            <w:delText>isousa@brazcubas.edu.br</w:delText>
          </w:r>
        </w:del>
      </w:ins>
      <w:del w:id="16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CF65BF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/>
            </w:rPrChange>
          </w:rPr>
          <w:delText>-</w:delText>
        </w:r>
      </w:del>
      <w:ins w:id="21" w:author="Isabella" w:date="2026-10-06T19:10:00Z">
        <w:del w:id="22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 xml:space="preserve"> -</w:delText>
          </w:r>
        </w:del>
      </w:ins>
      <w:del w:id="23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/>
            </w:rPrChange>
          </w:rPr>
          <w:delText xml:space="preserve"> 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5" w:author="Isabella" w:date="2026-10-06T19:09:00Z">
        <w:del w:id="26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 xml:space="preserve">ID Lattes: </w:delText>
          </w:r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  <w:shd w:val="clear" w:color="auto" w:fill="FFFFFF"/>
              <w:rPrChange w:id="27" w:author="Isabella" w:date="2026-10-06T19:10:00Z">
                <w:rPr>
                  <w:rFonts w:ascii="Tahoma" w:hAnsi="Tahoma" w:cs="Tahoma"/>
                  <w:color w:val="326C99"/>
                  <w:sz w:val="17"/>
                  <w:szCs w:val="17"/>
                  <w:shd w:val="clear" w:color="auto" w:fill="FFFFFF"/>
                </w:rPr>
              </w:rPrChange>
            </w:rPr>
            <w:delText>4215441884581120</w:delText>
          </w:r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 xml:space="preserve"> </w:delText>
          </w:r>
        </w:del>
      </w:ins>
      <w:del w:id="28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29" w:author="Isabella" w:date="2026-10-06T19:10:00Z">
        <w:del w:id="30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>-</w:delText>
          </w:r>
        </w:del>
      </w:ins>
      <w:del w:id="31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ORCID - Graduação</w:delText>
        </w:r>
      </w:del>
      <w:ins w:id="32" w:author="Isabella" w:date="2026-10-06T19:09:00Z">
        <w:del w:id="33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 xml:space="preserve"> em Análise e Desenvolvimento de Sistemas</w:delText>
          </w:r>
        </w:del>
      </w:ins>
      <w:del w:id="34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-</w:delText>
        </w:r>
      </w:del>
      <w:ins w:id="35" w:author="Isabella" w:date="2026-10-06T19:10:00Z">
        <w:del w:id="36" w:author="LAVINIA" w:date="2026-10-15T19:15:00Z">
          <w:r w:rsidR="006D5DF8" w:rsidRPr="006D5DF8" w:rsidDel="00CF65BF">
            <w:rPr>
              <w:rFonts w:ascii="Times New Roman" w:hAnsi="Times New Roman" w:cs="Times New Roman"/>
              <w:sz w:val="16"/>
              <w:szCs w:val="16"/>
            </w:rPr>
            <w:delText>-</w:delText>
          </w:r>
        </w:del>
      </w:ins>
      <w:del w:id="37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Especialização</w:delText>
        </w:r>
      </w:del>
      <w:ins w:id="38" w:author="Isabella" w:date="2026-10-06T19:10:00Z">
        <w:del w:id="39" w:author="LAVINIA" w:date="2026-10-15T19:15:00Z">
          <w:r w:rsidR="006D5DF8" w:rsidDel="00CF65BF">
            <w:rPr>
              <w:rFonts w:ascii="Times New Roman" w:hAnsi="Times New Roman" w:cs="Times New Roman"/>
              <w:sz w:val="16"/>
              <w:szCs w:val="16"/>
            </w:rPr>
            <w:delText xml:space="preserve"> em Algoritmos e Lógica de Programação</w:delText>
          </w:r>
        </w:del>
      </w:ins>
      <w:del w:id="40" w:author="LAVINIA" w:date="2026-10-15T19:15:00Z"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41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Del="00CF65BF" w:rsidRDefault="00FC70D8">
      <w:pPr>
        <w:pStyle w:val="Textodenotaderodap"/>
        <w:rPr>
          <w:del w:id="59" w:author="LAVINIA" w:date="2026-10-15T19:15:00Z"/>
          <w:rFonts w:ascii="Times New Roman" w:hAnsi="Times New Roman" w:cs="Times New Roman"/>
          <w:sz w:val="16"/>
          <w:szCs w:val="16"/>
        </w:rPr>
      </w:pPr>
      <w:del w:id="60" w:author="LAVINIA" w:date="2026-10-15T19:15:00Z">
        <w:r w:rsidRPr="006D5DF8" w:rsidDel="00CF65BF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6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  <w:rPrChange w:id="6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  <w:rPrChange w:id="6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  <w:rPrChange w:id="6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CF65BF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CF65BF" w:rsidRDefault="00595417">
      <w:pPr>
        <w:pStyle w:val="Textodenotaderodap"/>
        <w:rPr>
          <w:del w:id="67" w:author="LAVINIA" w:date="2026-10-15T19:15:00Z"/>
          <w:rFonts w:ascii="Times New Roman" w:hAnsi="Times New Roman" w:cs="Times New Roman"/>
          <w:sz w:val="16"/>
          <w:szCs w:val="16"/>
        </w:rPr>
      </w:pPr>
      <w:del w:id="68" w:author="LAVINIA" w:date="2026-10-15T19:15:00Z">
        <w:r w:rsidRPr="006D5DF8" w:rsidDel="00CF65BF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6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7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CF65BF" w:rsidRDefault="00595417">
      <w:pPr>
        <w:pStyle w:val="Textodenotaderodap"/>
        <w:rPr>
          <w:del w:id="74" w:author="LAVINIA" w:date="2026-10-15T19:15:00Z"/>
          <w:sz w:val="16"/>
          <w:szCs w:val="16"/>
        </w:rPr>
      </w:pPr>
      <w:del w:id="75" w:author="LAVINIA" w:date="2026-10-15T19:15:00Z">
        <w:r w:rsidRPr="006D5DF8" w:rsidDel="00CF65BF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76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7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CF65BF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CF65BF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VINIA">
    <w15:presenceInfo w15:providerId="AD" w15:userId="S::lavinia.mesquita@cs.brazcubas.edu.br::9f0143cb-2313-421e-8497-430890baf87d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0B6B"/>
    <w:rsid w:val="00092B78"/>
    <w:rsid w:val="000A2BBF"/>
    <w:rsid w:val="00167E78"/>
    <w:rsid w:val="001736FF"/>
    <w:rsid w:val="001D339D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0382F"/>
    <w:rsid w:val="00C259E1"/>
    <w:rsid w:val="00C708FD"/>
    <w:rsid w:val="00CC7DDE"/>
    <w:rsid w:val="00CD4A34"/>
    <w:rsid w:val="00CF5578"/>
    <w:rsid w:val="00CF65BF"/>
    <w:rsid w:val="00CF7C84"/>
    <w:rsid w:val="00D716B8"/>
    <w:rsid w:val="00D86BA5"/>
    <w:rsid w:val="00DC2717"/>
    <w:rsid w:val="00E008AF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1453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LAVINIA</cp:lastModifiedBy>
  <cp:revision>2</cp:revision>
  <cp:lastPrinted>2021-08-29T20:44:00Z</cp:lastPrinted>
  <dcterms:created xsi:type="dcterms:W3CDTF">2026-10-15T22:34:00Z</dcterms:created>
  <dcterms:modified xsi:type="dcterms:W3CDTF">2026-10-15T22:34:00Z</dcterms:modified>
</cp:coreProperties>
</file>